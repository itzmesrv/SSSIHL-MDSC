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D7D4C" w14:textId="4CBB70A2" w:rsidR="001A549D" w:rsidRDefault="001A549D"/>
    <w:p w14:paraId="4DDCC779" w14:textId="6D4F71AB" w:rsidR="00F566F5" w:rsidRPr="00DA585B" w:rsidRDefault="00DA585B">
      <w:pPr>
        <w:jc w:val="center"/>
        <w:rPr>
          <w:b/>
          <w:bCs/>
          <w:sz w:val="28"/>
          <w:szCs w:val="28"/>
        </w:rPr>
        <w:pPrChange w:id="0" w:author="Siva Rama Varma P" w:date="2023-10-13T21:27:00Z">
          <w:pPr/>
        </w:pPrChange>
      </w:pPr>
      <w:r w:rsidRPr="00DA585B">
        <w:rPr>
          <w:b/>
          <w:bCs/>
          <w:sz w:val="28"/>
          <w:szCs w:val="28"/>
        </w:rPr>
        <w:t>23907-MDSC-102P-ESE-REPORT</w:t>
      </w:r>
    </w:p>
    <w:p w14:paraId="2B81344C" w14:textId="721108A3" w:rsidR="00F566F5" w:rsidRDefault="00F566F5">
      <w:r>
        <w:t>The dataset I selected for the MDSC-102P is on Laptop information.</w:t>
      </w:r>
    </w:p>
    <w:p w14:paraId="12855ABD" w14:textId="52A5E0AA" w:rsidR="00F566F5" w:rsidRDefault="00F566F5">
      <w:r>
        <w:t>This dataset contains the following columns:</w:t>
      </w:r>
    </w:p>
    <w:p w14:paraId="40A8B505" w14:textId="44378A09" w:rsidR="00F566F5" w:rsidRDefault="00F566F5">
      <w:r>
        <w:t>Manufacturer – provides the name of the manufacturing company, for instance Apple</w:t>
      </w:r>
    </w:p>
    <w:p w14:paraId="36A5484F" w14:textId="5617B23A" w:rsidR="00F566F5" w:rsidRDefault="00F566F5">
      <w:r>
        <w:t>Model Name – gives the model name of the laptop, for instance MacBook Air</w:t>
      </w:r>
    </w:p>
    <w:p w14:paraId="0AF25474" w14:textId="7EC3D238" w:rsidR="00F566F5" w:rsidRDefault="00F566F5">
      <w:r>
        <w:t>Category – gives the details of the laptop to which category it belongs to, for instance Notebook</w:t>
      </w:r>
    </w:p>
    <w:p w14:paraId="59E72989" w14:textId="397C038A" w:rsidR="00F566F5" w:rsidRDefault="00F566F5">
      <w:r>
        <w:t>Screen Size – gives size of laptop’s screen in inches, for instance 13.3 inches</w:t>
      </w:r>
    </w:p>
    <w:p w14:paraId="5FAED678" w14:textId="642DA806" w:rsidR="00F566F5" w:rsidRDefault="00F566F5">
      <w:r>
        <w:t>Screen – provides more information on laptop’s screen, for instance Full HD 1920 x 1080</w:t>
      </w:r>
    </w:p>
    <w:p w14:paraId="6EF0FD6D" w14:textId="46C07776" w:rsidR="00F566F5" w:rsidRDefault="00F566F5">
      <w:r>
        <w:t xml:space="preserve">CPU – provides information about the processor, for instance Intel Core i7 </w:t>
      </w:r>
    </w:p>
    <w:p w14:paraId="60A977C4" w14:textId="66AE9AD3" w:rsidR="00F566F5" w:rsidRDefault="00F566F5">
      <w:r>
        <w:t>RAM</w:t>
      </w:r>
      <w:r w:rsidR="006E13B3">
        <w:t xml:space="preserve"> – gives information about RAM, for instance 16GB</w:t>
      </w:r>
    </w:p>
    <w:p w14:paraId="0D017543" w14:textId="05ECD206" w:rsidR="00F566F5" w:rsidRDefault="00F566F5">
      <w:r>
        <w:t>Storage</w:t>
      </w:r>
      <w:r w:rsidR="006E13B3">
        <w:t xml:space="preserve"> – gives information about the storage, for instance 256 GB SSD</w:t>
      </w:r>
    </w:p>
    <w:p w14:paraId="6D5E3405" w14:textId="1FCF38EC" w:rsidR="00F566F5" w:rsidRDefault="00F566F5">
      <w:r>
        <w:t>GPU</w:t>
      </w:r>
      <w:r w:rsidR="006E13B3">
        <w:t xml:space="preserve"> – provides more information about GPU, for instance Nvidia GeForce GTX 1070</w:t>
      </w:r>
    </w:p>
    <w:p w14:paraId="4A7BC70D" w14:textId="4A3256DB" w:rsidR="00F566F5" w:rsidRDefault="00F566F5">
      <w:r>
        <w:t>Operating System</w:t>
      </w:r>
      <w:r w:rsidR="006E13B3">
        <w:t xml:space="preserve"> – provides information about the OS, for instance Windows</w:t>
      </w:r>
    </w:p>
    <w:p w14:paraId="14C2E41A" w14:textId="65166500" w:rsidR="00F566F5" w:rsidRDefault="00F566F5">
      <w:r>
        <w:t>Operating System Version</w:t>
      </w:r>
      <w:r w:rsidR="006E13B3">
        <w:t xml:space="preserve"> – gives OS Version information, for instance 10 i.e., Windows 10</w:t>
      </w:r>
    </w:p>
    <w:p w14:paraId="2A7D4D36" w14:textId="7328B0C8" w:rsidR="00F566F5" w:rsidRDefault="00F566F5">
      <w:r>
        <w:t>Weight</w:t>
      </w:r>
      <w:r w:rsidR="006E13B3">
        <w:t xml:space="preserve"> – gives the weight of the laptop in kg’s, for instance 1.83kg</w:t>
      </w:r>
    </w:p>
    <w:p w14:paraId="47FFD497" w14:textId="1D4FB208" w:rsidR="00F566F5" w:rsidRDefault="00F566F5">
      <w:r>
        <w:t>Price</w:t>
      </w:r>
      <w:r w:rsidR="006E13B3">
        <w:t xml:space="preserve"> – gives the price of laptop in lakhs, for instance 248900</w:t>
      </w:r>
    </w:p>
    <w:p w14:paraId="156D9063" w14:textId="5F2E0047" w:rsidR="006E13B3" w:rsidRDefault="006E13B3">
      <w:r w:rsidRPr="006E13B3">
        <w:rPr>
          <w:noProof/>
        </w:rPr>
        <w:drawing>
          <wp:inline distT="0" distB="0" distL="0" distR="0" wp14:anchorId="76DAB512" wp14:editId="3509E844">
            <wp:extent cx="6120765"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5595" cy="3183860"/>
                    </a:xfrm>
                    <a:prstGeom prst="rect">
                      <a:avLst/>
                    </a:prstGeom>
                  </pic:spPr>
                </pic:pic>
              </a:graphicData>
            </a:graphic>
          </wp:inline>
        </w:drawing>
      </w:r>
    </w:p>
    <w:p w14:paraId="6C0E2487" w14:textId="779D4307" w:rsidR="006E13B3" w:rsidRDefault="006E13B3"/>
    <w:p w14:paraId="67214FD0" w14:textId="03FFCA8A" w:rsidR="006E13B3" w:rsidRDefault="006E13B3"/>
    <w:p w14:paraId="0709B9CC" w14:textId="1B297A4A" w:rsidR="006E13B3" w:rsidRDefault="006E13B3"/>
    <w:p w14:paraId="1DAB0E05" w14:textId="46459056" w:rsidR="006E13B3" w:rsidRDefault="006E13B3"/>
    <w:p w14:paraId="2AA15CC3" w14:textId="7209D54D" w:rsidR="00485C5B" w:rsidRPr="005A6486" w:rsidRDefault="00485C5B">
      <w:pPr>
        <w:rPr>
          <w:b/>
          <w:bCs/>
          <w:sz w:val="28"/>
          <w:szCs w:val="28"/>
          <w:rPrChange w:id="1" w:author="Siva Rama Varma P" w:date="2023-10-15T11:12:00Z">
            <w:rPr/>
          </w:rPrChange>
        </w:rPr>
      </w:pPr>
      <w:r w:rsidRPr="005A6486">
        <w:rPr>
          <w:b/>
          <w:bCs/>
          <w:sz w:val="28"/>
          <w:szCs w:val="28"/>
          <w:rPrChange w:id="2" w:author="Siva Rama Varma P" w:date="2023-10-15T11:12:00Z">
            <w:rPr/>
          </w:rPrChange>
        </w:rPr>
        <w:t>Data Preprocessing</w:t>
      </w:r>
    </w:p>
    <w:p w14:paraId="7E48CD5A" w14:textId="5975F4C0" w:rsidR="00485C5B" w:rsidRDefault="00485C5B">
      <w:r>
        <w:t>By looking at the above data frame, it looks complex with their respective data types. So, let’s try to minimize the complexity and do data preprocessing to understand the dataframe with more ease.</w:t>
      </w:r>
    </w:p>
    <w:p w14:paraId="7B14098C" w14:textId="21DC41A9" w:rsidR="00485C5B" w:rsidRDefault="00485C5B">
      <w:r>
        <w:t>We can achieve this by applying certain techniques for each of the attributes available.</w:t>
      </w:r>
    </w:p>
    <w:p w14:paraId="19CFA705" w14:textId="0472D8E0" w:rsidR="00F8234D" w:rsidRDefault="00F8234D">
      <w:r>
        <w:t>First, let’s look at the missing values (null values) present in the dataframe.</w:t>
      </w:r>
    </w:p>
    <w:p w14:paraId="00624A8D" w14:textId="77777777" w:rsidR="00F8234D" w:rsidRDefault="00F8234D" w:rsidP="00F8234D">
      <w:pPr>
        <w:tabs>
          <w:tab w:val="left" w:pos="1027"/>
        </w:tabs>
      </w:pPr>
      <w:r w:rsidRPr="00F8234D">
        <w:rPr>
          <w:noProof/>
        </w:rPr>
        <w:drawing>
          <wp:anchor distT="0" distB="0" distL="114300" distR="114300" simplePos="0" relativeHeight="251658240" behindDoc="0" locked="0" layoutInCell="1" allowOverlap="1" wp14:anchorId="73B8EBC6" wp14:editId="334C1C92">
            <wp:simplePos x="914400" y="2815590"/>
            <wp:positionH relativeFrom="margin">
              <wp:align>left</wp:align>
            </wp:positionH>
            <wp:positionV relativeFrom="paragraph">
              <wp:align>top</wp:align>
            </wp:positionV>
            <wp:extent cx="2954655" cy="27006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54655" cy="2700655"/>
                    </a:xfrm>
                    <a:prstGeom prst="rect">
                      <a:avLst/>
                    </a:prstGeom>
                  </pic:spPr>
                </pic:pic>
              </a:graphicData>
            </a:graphic>
            <wp14:sizeRelH relativeFrom="margin">
              <wp14:pctWidth>0</wp14:pctWidth>
            </wp14:sizeRelH>
            <wp14:sizeRelV relativeFrom="margin">
              <wp14:pctHeight>0</wp14:pctHeight>
            </wp14:sizeRelV>
          </wp:anchor>
        </w:drawing>
      </w:r>
      <w:r>
        <w:tab/>
      </w:r>
    </w:p>
    <w:p w14:paraId="226B6807" w14:textId="77777777" w:rsidR="00F8234D" w:rsidRDefault="00F8234D" w:rsidP="00F8234D">
      <w:pPr>
        <w:tabs>
          <w:tab w:val="left" w:pos="1027"/>
        </w:tabs>
      </w:pPr>
    </w:p>
    <w:p w14:paraId="72F318C4" w14:textId="7A0B6695" w:rsidR="00F8234D" w:rsidRDefault="00F8234D" w:rsidP="00F8234D">
      <w:pPr>
        <w:tabs>
          <w:tab w:val="left" w:pos="1027"/>
        </w:tabs>
      </w:pPr>
      <w:r>
        <w:t>So, we can observe that there are no null values present in the dataframe except for Operating system version attribute.</w:t>
      </w:r>
    </w:p>
    <w:p w14:paraId="4CC824AE" w14:textId="7E9D11F5" w:rsidR="00F8234D" w:rsidRDefault="00F8234D" w:rsidP="00F8234D">
      <w:r>
        <w:t>Now, here it's really tough to handle the missing values as each product is of different manufacture, OS and depends on several other factors.</w:t>
      </w:r>
    </w:p>
    <w:p w14:paraId="44F6AC84" w14:textId="77D94E4C" w:rsidR="00F8234D" w:rsidRDefault="00F8234D">
      <w:r>
        <w:t>We might drop the missing values, but that may lead to data loss. So, to keep the data available, let’s do the following:</w:t>
      </w:r>
    </w:p>
    <w:p w14:paraId="669DB9E2" w14:textId="77777777" w:rsidR="00712551" w:rsidRDefault="00712551"/>
    <w:p w14:paraId="05690BDC" w14:textId="11FB13DB" w:rsidR="00485C5B" w:rsidRDefault="00F8234D">
      <w:r>
        <w:t>For Operating System version:</w:t>
      </w:r>
    </w:p>
    <w:p w14:paraId="110A6F36" w14:textId="49C5525E" w:rsidR="00F8234D" w:rsidRDefault="00F8234D" w:rsidP="00F8234D">
      <w:r w:rsidRPr="00F8234D">
        <w:rPr>
          <w:noProof/>
        </w:rPr>
        <w:drawing>
          <wp:anchor distT="0" distB="0" distL="114300" distR="114300" simplePos="0" relativeHeight="251659264" behindDoc="0" locked="0" layoutInCell="1" allowOverlap="1" wp14:anchorId="2338AE85" wp14:editId="078CDA54">
            <wp:simplePos x="914400" y="6676390"/>
            <wp:positionH relativeFrom="margin">
              <wp:align>left</wp:align>
            </wp:positionH>
            <wp:positionV relativeFrom="paragraph">
              <wp:align>top</wp:align>
            </wp:positionV>
            <wp:extent cx="3081655" cy="1351915"/>
            <wp:effectExtent l="0" t="0" r="444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96764" cy="1358857"/>
                    </a:xfrm>
                    <a:prstGeom prst="rect">
                      <a:avLst/>
                    </a:prstGeom>
                  </pic:spPr>
                </pic:pic>
              </a:graphicData>
            </a:graphic>
            <wp14:sizeRelH relativeFrom="margin">
              <wp14:pctWidth>0</wp14:pctWidth>
            </wp14:sizeRelH>
            <wp14:sizeRelV relativeFrom="margin">
              <wp14:pctHeight>0</wp14:pctHeight>
            </wp14:sizeRelV>
          </wp:anchor>
        </w:drawing>
      </w:r>
      <w:r>
        <w:t>Looking at the value counts of OS version, we got to know that most of the laptops have version 10</w:t>
      </w:r>
    </w:p>
    <w:p w14:paraId="69B0FEB7" w14:textId="1D510F51" w:rsidR="00F8234D" w:rsidRDefault="00F8234D" w:rsidP="00F8234D">
      <w:r>
        <w:t>So, to keep the data available, and the most used OS Version is 10, so let's replace missing values with 10</w:t>
      </w:r>
    </w:p>
    <w:p w14:paraId="43CC2E5E" w14:textId="77777777" w:rsidR="00712551" w:rsidRDefault="00F8234D" w:rsidP="00712551">
      <w:r>
        <w:br w:type="textWrapping" w:clear="all"/>
      </w:r>
      <w:r w:rsidR="008B7D3E">
        <w:t xml:space="preserve">From above, we observe that </w:t>
      </w:r>
      <w:r w:rsidR="00712551">
        <w:t>roman language X is used, which is 10 and also 10 S is used. So, let’s convert both of them into 10 and now let’s check at the unique values present in the column.</w:t>
      </w:r>
    </w:p>
    <w:p w14:paraId="6A67AF43" w14:textId="77777777" w:rsidR="00712551" w:rsidRDefault="00712551" w:rsidP="00712551">
      <w:r w:rsidRPr="00712551">
        <w:rPr>
          <w:noProof/>
        </w:rPr>
        <w:drawing>
          <wp:anchor distT="0" distB="0" distL="114300" distR="114300" simplePos="0" relativeHeight="251660288" behindDoc="0" locked="0" layoutInCell="1" allowOverlap="1" wp14:anchorId="61376D22" wp14:editId="3CCE4492">
            <wp:simplePos x="914400" y="8056880"/>
            <wp:positionH relativeFrom="column">
              <wp:align>left</wp:align>
            </wp:positionH>
            <wp:positionV relativeFrom="paragraph">
              <wp:align>top</wp:align>
            </wp:positionV>
            <wp:extent cx="2887980" cy="777240"/>
            <wp:effectExtent l="0" t="0" r="762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87980" cy="777240"/>
                    </a:xfrm>
                    <a:prstGeom prst="rect">
                      <a:avLst/>
                    </a:prstGeom>
                  </pic:spPr>
                </pic:pic>
              </a:graphicData>
            </a:graphic>
          </wp:anchor>
        </w:drawing>
      </w:r>
    </w:p>
    <w:p w14:paraId="6FD183B6" w14:textId="17EB83E4" w:rsidR="00712551" w:rsidRDefault="00712551" w:rsidP="00712551">
      <w:r>
        <w:t>Unique values in the column are 10 and 7.</w:t>
      </w:r>
      <w:r>
        <w:br w:type="textWrapping" w:clear="all"/>
      </w:r>
    </w:p>
    <w:p w14:paraId="553E2018" w14:textId="4B620D63" w:rsidR="00712551" w:rsidRDefault="00712551" w:rsidP="00712551"/>
    <w:p w14:paraId="0BA8728C" w14:textId="583F27B2" w:rsidR="00712551" w:rsidRDefault="00712551" w:rsidP="00712551"/>
    <w:p w14:paraId="09E2B268" w14:textId="58E2F1FB" w:rsidR="00712551" w:rsidRDefault="00712551" w:rsidP="00712551"/>
    <w:p w14:paraId="156A1EDA" w14:textId="232E3D8E" w:rsidR="00712551" w:rsidRDefault="00712551" w:rsidP="00712551"/>
    <w:p w14:paraId="3FFC3871" w14:textId="3826342B" w:rsidR="00712551" w:rsidRDefault="00712551" w:rsidP="00712551">
      <w:r>
        <w:t>For Screen Size:</w:t>
      </w:r>
    </w:p>
    <w:p w14:paraId="7274BBCF" w14:textId="77777777" w:rsidR="002E3320" w:rsidRDefault="00712551" w:rsidP="00712551">
      <w:r w:rsidRPr="00712551">
        <w:rPr>
          <w:noProof/>
        </w:rPr>
        <w:drawing>
          <wp:anchor distT="0" distB="0" distL="114300" distR="114300" simplePos="0" relativeHeight="251661312" behindDoc="0" locked="0" layoutInCell="1" allowOverlap="1" wp14:anchorId="04735A88" wp14:editId="23121801">
            <wp:simplePos x="914400" y="1774190"/>
            <wp:positionH relativeFrom="margin">
              <wp:align>left</wp:align>
            </wp:positionH>
            <wp:positionV relativeFrom="paragraph">
              <wp:align>top</wp:align>
            </wp:positionV>
            <wp:extent cx="3283585" cy="9309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02666" cy="936688"/>
                    </a:xfrm>
                    <a:prstGeom prst="rect">
                      <a:avLst/>
                    </a:prstGeom>
                  </pic:spPr>
                </pic:pic>
              </a:graphicData>
            </a:graphic>
            <wp14:sizeRelH relativeFrom="margin">
              <wp14:pctWidth>0</wp14:pctWidth>
            </wp14:sizeRelH>
            <wp14:sizeRelV relativeFrom="margin">
              <wp14:pctHeight>0</wp14:pctHeight>
            </wp14:sizeRelV>
          </wp:anchor>
        </w:drawing>
      </w:r>
      <w:r>
        <w:t>It’s in object type</w:t>
      </w:r>
      <w:r w:rsidR="002E3320">
        <w:t>, we need to minimize this to int or float now.</w:t>
      </w:r>
    </w:p>
    <w:p w14:paraId="2CAC2545" w14:textId="6C4A043E" w:rsidR="00712551" w:rsidRDefault="002E3320" w:rsidP="00712551">
      <w:r w:rsidRPr="002E3320">
        <w:rPr>
          <w:noProof/>
        </w:rPr>
        <w:drawing>
          <wp:inline distT="0" distB="0" distL="0" distR="0" wp14:anchorId="6E91A03A" wp14:editId="4502CE79">
            <wp:extent cx="2299716" cy="4572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039" cy="487682"/>
                    </a:xfrm>
                    <a:prstGeom prst="rect">
                      <a:avLst/>
                    </a:prstGeom>
                  </pic:spPr>
                </pic:pic>
              </a:graphicData>
            </a:graphic>
          </wp:inline>
        </w:drawing>
      </w:r>
      <w:r w:rsidR="00712551">
        <w:br w:type="textWrapping" w:clear="all"/>
      </w:r>
    </w:p>
    <w:p w14:paraId="1C2D2FB3" w14:textId="67E52482" w:rsidR="00712551" w:rsidRDefault="002E3320" w:rsidP="00712551">
      <w:r>
        <w:t xml:space="preserve">For Screen: </w:t>
      </w:r>
    </w:p>
    <w:p w14:paraId="5CB67474" w14:textId="0E783F08" w:rsidR="002E3320" w:rsidRDefault="002E3320" w:rsidP="00712551">
      <w:r>
        <w:t>Upon checking the unique values, we can segment the values of Screen to smaller unique values basing on Touch Screen and Non-Touch Screen, so let’s write a function to achieve that.</w:t>
      </w:r>
    </w:p>
    <w:p w14:paraId="49B4549D" w14:textId="01E8E078" w:rsidR="002E3320" w:rsidRDefault="002E3320" w:rsidP="00712551">
      <w:r w:rsidRPr="002E3320">
        <w:rPr>
          <w:noProof/>
        </w:rPr>
        <w:drawing>
          <wp:anchor distT="0" distB="0" distL="114300" distR="114300" simplePos="0" relativeHeight="251662336" behindDoc="0" locked="0" layoutInCell="1" allowOverlap="1" wp14:anchorId="4C16A4BD" wp14:editId="28EF3C62">
            <wp:simplePos x="914400" y="3755390"/>
            <wp:positionH relativeFrom="column">
              <wp:align>left</wp:align>
            </wp:positionH>
            <wp:positionV relativeFrom="paragraph">
              <wp:align>top</wp:align>
            </wp:positionV>
            <wp:extent cx="2545080" cy="112776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5080" cy="1127760"/>
                    </a:xfrm>
                    <a:prstGeom prst="rect">
                      <a:avLst/>
                    </a:prstGeom>
                  </pic:spPr>
                </pic:pic>
              </a:graphicData>
            </a:graphic>
          </wp:anchor>
        </w:drawing>
      </w:r>
    </w:p>
    <w:p w14:paraId="03B74DC3" w14:textId="5DF80B06" w:rsidR="002E3320" w:rsidRDefault="002E3320" w:rsidP="002E3320">
      <w:pPr>
        <w:tabs>
          <w:tab w:val="left" w:pos="1267"/>
        </w:tabs>
      </w:pPr>
      <w:r>
        <w:tab/>
      </w:r>
      <w:r w:rsidRPr="002E3320">
        <w:rPr>
          <w:noProof/>
        </w:rPr>
        <w:drawing>
          <wp:inline distT="0" distB="0" distL="0" distR="0" wp14:anchorId="10478605" wp14:editId="22ED3A78">
            <wp:extent cx="2812024" cy="5182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2024" cy="518205"/>
                    </a:xfrm>
                    <a:prstGeom prst="rect">
                      <a:avLst/>
                    </a:prstGeom>
                  </pic:spPr>
                </pic:pic>
              </a:graphicData>
            </a:graphic>
          </wp:inline>
        </w:drawing>
      </w:r>
      <w:r>
        <w:br w:type="textWrapping" w:clear="all"/>
      </w:r>
    </w:p>
    <w:p w14:paraId="0FCBBE33" w14:textId="20F25CD3" w:rsidR="002E3320" w:rsidRDefault="002E3320" w:rsidP="002E3320">
      <w:pPr>
        <w:tabs>
          <w:tab w:val="left" w:pos="1267"/>
        </w:tabs>
      </w:pPr>
      <w:r>
        <w:t>For CPU:</w:t>
      </w:r>
    </w:p>
    <w:p w14:paraId="0CDFC5C6" w14:textId="7DD5A43E" w:rsidR="002E3320" w:rsidRDefault="002E3320" w:rsidP="002E3320">
      <w:pPr>
        <w:tabs>
          <w:tab w:val="left" w:pos="1267"/>
        </w:tabs>
      </w:pPr>
      <w:r>
        <w:t>Upon checking the unique values, we can segment the values of CPU to smaller unique values such as i3, i5, i7 and others. Let’s write a function for it and plot a bar plot for it.</w:t>
      </w:r>
    </w:p>
    <w:p w14:paraId="4202D237" w14:textId="080AD703" w:rsidR="002E3320" w:rsidRDefault="002E3320" w:rsidP="002E3320">
      <w:pPr>
        <w:tabs>
          <w:tab w:val="left" w:pos="1267"/>
        </w:tabs>
      </w:pPr>
      <w:r w:rsidRPr="002E3320">
        <w:rPr>
          <w:noProof/>
        </w:rPr>
        <w:drawing>
          <wp:anchor distT="0" distB="0" distL="114300" distR="114300" simplePos="0" relativeHeight="251663360" behindDoc="0" locked="0" layoutInCell="1" allowOverlap="1" wp14:anchorId="2180E1FA" wp14:editId="13A47770">
            <wp:simplePos x="0" y="0"/>
            <wp:positionH relativeFrom="column">
              <wp:posOffset>-17145</wp:posOffset>
            </wp:positionH>
            <wp:positionV relativeFrom="paragraph">
              <wp:posOffset>583565</wp:posOffset>
            </wp:positionV>
            <wp:extent cx="1965960" cy="17983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5960" cy="1798320"/>
                    </a:xfrm>
                    <a:prstGeom prst="rect">
                      <a:avLst/>
                    </a:prstGeom>
                  </pic:spPr>
                </pic:pic>
              </a:graphicData>
            </a:graphic>
          </wp:anchor>
        </w:drawing>
      </w:r>
      <w:r>
        <w:t xml:space="preserve">               </w:t>
      </w:r>
      <w:r w:rsidRPr="002E3320">
        <w:rPr>
          <w:noProof/>
        </w:rPr>
        <w:drawing>
          <wp:inline distT="0" distB="0" distL="0" distR="0" wp14:anchorId="30870AF0" wp14:editId="16E6C96F">
            <wp:extent cx="3423315" cy="2853267"/>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7786" cy="2856993"/>
                    </a:xfrm>
                    <a:prstGeom prst="rect">
                      <a:avLst/>
                    </a:prstGeom>
                  </pic:spPr>
                </pic:pic>
              </a:graphicData>
            </a:graphic>
          </wp:inline>
        </w:drawing>
      </w:r>
    </w:p>
    <w:p w14:paraId="22E74491" w14:textId="33229880" w:rsidR="002E3320" w:rsidRDefault="002E3320" w:rsidP="002E3320">
      <w:pPr>
        <w:tabs>
          <w:tab w:val="left" w:pos="1267"/>
        </w:tabs>
      </w:pPr>
    </w:p>
    <w:p w14:paraId="51414595" w14:textId="50175239" w:rsidR="002E3320" w:rsidRDefault="002E3320" w:rsidP="002E3320">
      <w:pPr>
        <w:tabs>
          <w:tab w:val="left" w:pos="1267"/>
        </w:tabs>
      </w:pPr>
    </w:p>
    <w:p w14:paraId="29BA4088" w14:textId="694A637E" w:rsidR="002E3320" w:rsidRDefault="002E3320" w:rsidP="002E3320">
      <w:pPr>
        <w:tabs>
          <w:tab w:val="left" w:pos="1267"/>
        </w:tabs>
      </w:pPr>
    </w:p>
    <w:p w14:paraId="65D7BA8E" w14:textId="201CB500" w:rsidR="002E3320" w:rsidRDefault="002E3320" w:rsidP="002E3320">
      <w:pPr>
        <w:tabs>
          <w:tab w:val="left" w:pos="1267"/>
        </w:tabs>
      </w:pPr>
    </w:p>
    <w:p w14:paraId="08588B8F" w14:textId="6EECD3A5" w:rsidR="002E3320" w:rsidRDefault="00443D2B" w:rsidP="002E3320">
      <w:pPr>
        <w:tabs>
          <w:tab w:val="left" w:pos="1267"/>
        </w:tabs>
      </w:pPr>
      <w:r>
        <w:t>For Storage:</w:t>
      </w:r>
    </w:p>
    <w:p w14:paraId="216489E5" w14:textId="355B58BB" w:rsidR="00443D2B" w:rsidRPr="00443D2B" w:rsidRDefault="00443D2B" w:rsidP="00443D2B">
      <w:pPr>
        <w:tabs>
          <w:tab w:val="left" w:pos="1267"/>
        </w:tabs>
      </w:pPr>
      <w:r w:rsidRPr="00443D2B">
        <w:rPr>
          <w:noProof/>
        </w:rPr>
        <w:drawing>
          <wp:anchor distT="0" distB="0" distL="114300" distR="114300" simplePos="0" relativeHeight="251664384" behindDoc="0" locked="0" layoutInCell="1" allowOverlap="1" wp14:anchorId="3D98DCE1" wp14:editId="3F5D6CB8">
            <wp:simplePos x="914400" y="1774190"/>
            <wp:positionH relativeFrom="column">
              <wp:align>left</wp:align>
            </wp:positionH>
            <wp:positionV relativeFrom="paragraph">
              <wp:align>top</wp:align>
            </wp:positionV>
            <wp:extent cx="3716655" cy="21583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16655" cy="2158365"/>
                    </a:xfrm>
                    <a:prstGeom prst="rect">
                      <a:avLst/>
                    </a:prstGeom>
                  </pic:spPr>
                </pic:pic>
              </a:graphicData>
            </a:graphic>
          </wp:anchor>
        </w:drawing>
      </w:r>
      <w:r>
        <w:t>Let’s write a function to segment the values into unique values like SSD, HDD, Flash, and others.</w:t>
      </w:r>
    </w:p>
    <w:p w14:paraId="141B2D0F" w14:textId="2228E0AD" w:rsidR="00443D2B" w:rsidRDefault="00443D2B" w:rsidP="002E3320">
      <w:pPr>
        <w:tabs>
          <w:tab w:val="left" w:pos="1267"/>
        </w:tabs>
      </w:pPr>
      <w:r w:rsidRPr="00443D2B">
        <w:rPr>
          <w:noProof/>
        </w:rPr>
        <w:drawing>
          <wp:inline distT="0" distB="0" distL="0" distR="0" wp14:anchorId="15401D06" wp14:editId="7EC3C293">
            <wp:extent cx="1876248" cy="13546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9768" cy="1400528"/>
                    </a:xfrm>
                    <a:prstGeom prst="rect">
                      <a:avLst/>
                    </a:prstGeom>
                  </pic:spPr>
                </pic:pic>
              </a:graphicData>
            </a:graphic>
          </wp:inline>
        </w:drawing>
      </w:r>
    </w:p>
    <w:p w14:paraId="5D0267D3" w14:textId="77777777" w:rsidR="00443D2B" w:rsidRDefault="00443D2B" w:rsidP="00443D2B">
      <w:pPr>
        <w:tabs>
          <w:tab w:val="left" w:pos="1267"/>
        </w:tabs>
        <w:ind w:firstLine="720"/>
      </w:pPr>
    </w:p>
    <w:p w14:paraId="546BBD2C" w14:textId="77777777" w:rsidR="00443D2B" w:rsidRDefault="00443D2B" w:rsidP="00443D2B">
      <w:pPr>
        <w:tabs>
          <w:tab w:val="left" w:pos="1267"/>
        </w:tabs>
      </w:pPr>
      <w:r>
        <w:t>For RAM:</w:t>
      </w:r>
    </w:p>
    <w:p w14:paraId="06FA98BB" w14:textId="55891B1B" w:rsidR="00443D2B" w:rsidRDefault="00443D2B" w:rsidP="00443D2B">
      <w:pPr>
        <w:tabs>
          <w:tab w:val="left" w:pos="1267"/>
        </w:tabs>
      </w:pPr>
      <w:r>
        <w:t>The unique values present are 2GB, 4GB, 8GB, 12GB, 16GB, 24GB so on. As we are aware that RAM values are of GB, let’s convert them into numerical and into integer data type.</w:t>
      </w:r>
    </w:p>
    <w:p w14:paraId="6071C183" w14:textId="64FCEA0C" w:rsidR="00443D2B" w:rsidRDefault="00443D2B" w:rsidP="00443D2B">
      <w:pPr>
        <w:tabs>
          <w:tab w:val="left" w:pos="1267"/>
        </w:tabs>
      </w:pPr>
      <w:r w:rsidRPr="00443D2B">
        <w:rPr>
          <w:noProof/>
        </w:rPr>
        <w:drawing>
          <wp:inline distT="0" distB="0" distL="0" distR="0" wp14:anchorId="0D94BDC1" wp14:editId="31B0C990">
            <wp:extent cx="2980938" cy="6688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3639" cy="673961"/>
                    </a:xfrm>
                    <a:prstGeom prst="rect">
                      <a:avLst/>
                    </a:prstGeom>
                  </pic:spPr>
                </pic:pic>
              </a:graphicData>
            </a:graphic>
          </wp:inline>
        </w:drawing>
      </w:r>
      <w:r>
        <w:tab/>
      </w:r>
      <w:r w:rsidRPr="00443D2B">
        <w:rPr>
          <w:noProof/>
        </w:rPr>
        <w:drawing>
          <wp:inline distT="0" distB="0" distL="0" distR="0" wp14:anchorId="12BFF42D" wp14:editId="69071945">
            <wp:extent cx="2087186" cy="54186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3416" cy="546080"/>
                    </a:xfrm>
                    <a:prstGeom prst="rect">
                      <a:avLst/>
                    </a:prstGeom>
                  </pic:spPr>
                </pic:pic>
              </a:graphicData>
            </a:graphic>
          </wp:inline>
        </w:drawing>
      </w:r>
    </w:p>
    <w:p w14:paraId="5892272D" w14:textId="77777777" w:rsidR="00443D2B" w:rsidRDefault="00443D2B" w:rsidP="00443D2B">
      <w:pPr>
        <w:tabs>
          <w:tab w:val="left" w:pos="1267"/>
        </w:tabs>
      </w:pPr>
    </w:p>
    <w:p w14:paraId="2D230774" w14:textId="77777777" w:rsidR="00443D2B" w:rsidRDefault="00443D2B" w:rsidP="00443D2B">
      <w:pPr>
        <w:tabs>
          <w:tab w:val="left" w:pos="1267"/>
        </w:tabs>
      </w:pPr>
      <w:r>
        <w:t>For GPU:</w:t>
      </w:r>
    </w:p>
    <w:p w14:paraId="26CA960D" w14:textId="6DBE831E" w:rsidR="00673846" w:rsidRDefault="00673846" w:rsidP="00673846">
      <w:pPr>
        <w:tabs>
          <w:tab w:val="left" w:pos="1267"/>
        </w:tabs>
      </w:pPr>
      <w:r>
        <w:t>Upon checking the unique values, we can segment the values of GPU to smaller unique values such as Nvidia, AMD, Intel, and others. Let’s write a function for it and plot bar plot for it.</w:t>
      </w:r>
    </w:p>
    <w:p w14:paraId="6A8DB013" w14:textId="6D305D68" w:rsidR="00673846" w:rsidRDefault="00673846" w:rsidP="00673846">
      <w:pPr>
        <w:tabs>
          <w:tab w:val="left" w:pos="1267"/>
        </w:tabs>
      </w:pPr>
      <w:r w:rsidRPr="00673846">
        <w:rPr>
          <w:noProof/>
        </w:rPr>
        <w:drawing>
          <wp:anchor distT="0" distB="0" distL="114300" distR="114300" simplePos="0" relativeHeight="251665408" behindDoc="0" locked="0" layoutInCell="1" allowOverlap="1" wp14:anchorId="68CE6468" wp14:editId="24946D43">
            <wp:simplePos x="914400" y="6761480"/>
            <wp:positionH relativeFrom="margin">
              <wp:align>left</wp:align>
            </wp:positionH>
            <wp:positionV relativeFrom="paragraph">
              <wp:align>top</wp:align>
            </wp:positionV>
            <wp:extent cx="2362200" cy="20542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62200" cy="205422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673846">
        <w:rPr>
          <w:noProof/>
        </w:rPr>
        <w:drawing>
          <wp:inline distT="0" distB="0" distL="0" distR="0" wp14:anchorId="1BF952C3" wp14:editId="3F5FE7EC">
            <wp:extent cx="2424430" cy="231598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6615" cy="2327629"/>
                    </a:xfrm>
                    <a:prstGeom prst="rect">
                      <a:avLst/>
                    </a:prstGeom>
                  </pic:spPr>
                </pic:pic>
              </a:graphicData>
            </a:graphic>
          </wp:inline>
        </w:drawing>
      </w:r>
    </w:p>
    <w:p w14:paraId="68D1693D" w14:textId="1E6D84D5" w:rsidR="00673846" w:rsidRDefault="00673846" w:rsidP="00673846">
      <w:pPr>
        <w:tabs>
          <w:tab w:val="left" w:pos="1267"/>
        </w:tabs>
      </w:pPr>
      <w:r>
        <w:br w:type="textWrapping" w:clear="all"/>
      </w:r>
    </w:p>
    <w:p w14:paraId="1F9EEF19" w14:textId="44590967" w:rsidR="00443D2B" w:rsidRDefault="00443D2B" w:rsidP="00443D2B">
      <w:pPr>
        <w:tabs>
          <w:tab w:val="left" w:pos="1267"/>
        </w:tabs>
      </w:pPr>
      <w:r>
        <w:lastRenderedPageBreak/>
        <w:t xml:space="preserve">                                                                                       </w:t>
      </w:r>
    </w:p>
    <w:p w14:paraId="6F8D4312" w14:textId="5DF1DA8E" w:rsidR="00443D2B" w:rsidRDefault="00443D2B" w:rsidP="00443D2B">
      <w:pPr>
        <w:tabs>
          <w:tab w:val="left" w:pos="1267"/>
        </w:tabs>
      </w:pPr>
    </w:p>
    <w:p w14:paraId="225A5F31" w14:textId="3079A6D6" w:rsidR="00763632" w:rsidRDefault="00763632" w:rsidP="00443D2B">
      <w:pPr>
        <w:tabs>
          <w:tab w:val="left" w:pos="1267"/>
        </w:tabs>
      </w:pPr>
      <w:r>
        <w:t>For Operating System:</w:t>
      </w:r>
    </w:p>
    <w:p w14:paraId="263C3371" w14:textId="77777777" w:rsidR="00763632" w:rsidRDefault="00763632" w:rsidP="00443D2B">
      <w:pPr>
        <w:tabs>
          <w:tab w:val="left" w:pos="1267"/>
        </w:tabs>
      </w:pPr>
      <w:r w:rsidRPr="00763632">
        <w:t>As we can observe macOS and Mac OS, let's combine them both with Mac OS by replacing macOS with Mac OS</w:t>
      </w:r>
      <w:r w:rsidRPr="00763632">
        <w:rPr>
          <w:noProof/>
        </w:rPr>
        <w:drawing>
          <wp:anchor distT="0" distB="0" distL="114300" distR="114300" simplePos="0" relativeHeight="251666432" behindDoc="0" locked="0" layoutInCell="1" allowOverlap="1" wp14:anchorId="4F5C8C90" wp14:editId="384DFE60">
            <wp:simplePos x="914400" y="1774190"/>
            <wp:positionH relativeFrom="column">
              <wp:align>left</wp:align>
            </wp:positionH>
            <wp:positionV relativeFrom="paragraph">
              <wp:align>top</wp:align>
            </wp:positionV>
            <wp:extent cx="2727960" cy="20040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7960" cy="2004060"/>
                    </a:xfrm>
                    <a:prstGeom prst="rect">
                      <a:avLst/>
                    </a:prstGeom>
                  </pic:spPr>
                </pic:pic>
              </a:graphicData>
            </a:graphic>
          </wp:anchor>
        </w:drawing>
      </w:r>
      <w:r>
        <w:t>.</w:t>
      </w:r>
    </w:p>
    <w:p w14:paraId="6E11822B" w14:textId="77777777" w:rsidR="00763632" w:rsidRDefault="00763632" w:rsidP="00443D2B">
      <w:pPr>
        <w:tabs>
          <w:tab w:val="left" w:pos="1267"/>
        </w:tabs>
      </w:pPr>
      <w:r w:rsidRPr="00763632">
        <w:rPr>
          <w:noProof/>
        </w:rPr>
        <w:drawing>
          <wp:inline distT="0" distB="0" distL="0" distR="0" wp14:anchorId="23077FB1" wp14:editId="6337A037">
            <wp:extent cx="2819400" cy="20750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0035" cy="284096"/>
                    </a:xfrm>
                    <a:prstGeom prst="rect">
                      <a:avLst/>
                    </a:prstGeom>
                  </pic:spPr>
                </pic:pic>
              </a:graphicData>
            </a:graphic>
          </wp:inline>
        </w:drawing>
      </w:r>
    </w:p>
    <w:p w14:paraId="32D511AF" w14:textId="4ED997E2" w:rsidR="00763632" w:rsidRDefault="00763632" w:rsidP="00443D2B">
      <w:pPr>
        <w:tabs>
          <w:tab w:val="left" w:pos="1267"/>
        </w:tabs>
      </w:pPr>
      <w:r>
        <w:tab/>
      </w:r>
      <w:r w:rsidRPr="00763632">
        <w:rPr>
          <w:noProof/>
        </w:rPr>
        <w:drawing>
          <wp:inline distT="0" distB="0" distL="0" distR="0" wp14:anchorId="35E5A26A" wp14:editId="24BE98D6">
            <wp:extent cx="1811020" cy="125416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3420" cy="1262756"/>
                    </a:xfrm>
                    <a:prstGeom prst="rect">
                      <a:avLst/>
                    </a:prstGeom>
                  </pic:spPr>
                </pic:pic>
              </a:graphicData>
            </a:graphic>
          </wp:inline>
        </w:drawing>
      </w:r>
    </w:p>
    <w:p w14:paraId="0CA4A261" w14:textId="77777777" w:rsidR="00763632" w:rsidRDefault="00763632" w:rsidP="00443D2B">
      <w:pPr>
        <w:tabs>
          <w:tab w:val="left" w:pos="1267"/>
        </w:tabs>
      </w:pPr>
    </w:p>
    <w:p w14:paraId="3047D596" w14:textId="6DDC8A76" w:rsidR="00763632" w:rsidRDefault="00763632" w:rsidP="00443D2B">
      <w:pPr>
        <w:tabs>
          <w:tab w:val="left" w:pos="1267"/>
        </w:tabs>
      </w:pPr>
      <w:r>
        <w:t>For Weight:</w:t>
      </w:r>
    </w:p>
    <w:p w14:paraId="40B8D0D8" w14:textId="349DBCE2" w:rsidR="00763632" w:rsidRDefault="00763632" w:rsidP="00443D2B">
      <w:pPr>
        <w:tabs>
          <w:tab w:val="left" w:pos="1267"/>
        </w:tabs>
      </w:pPr>
      <w:r w:rsidRPr="00763632">
        <w:t>As we know that all laptops weigh in kg's only, so let's extract the numerical value</w:t>
      </w:r>
      <w:r>
        <w:t xml:space="preserve"> &amp; convert to float.</w:t>
      </w:r>
    </w:p>
    <w:p w14:paraId="632B301D" w14:textId="41B15AEA" w:rsidR="00763632" w:rsidRDefault="00763632" w:rsidP="00443D2B">
      <w:pPr>
        <w:tabs>
          <w:tab w:val="left" w:pos="1267"/>
        </w:tabs>
        <w:rPr>
          <w:noProof/>
        </w:rPr>
      </w:pPr>
      <w:r w:rsidRPr="00763632">
        <w:rPr>
          <w:noProof/>
        </w:rPr>
        <w:drawing>
          <wp:inline distT="0" distB="0" distL="0" distR="0" wp14:anchorId="3035DA5E" wp14:editId="1A907011">
            <wp:extent cx="2968579" cy="19896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86" cy="204631"/>
                    </a:xfrm>
                    <a:prstGeom prst="rect">
                      <a:avLst/>
                    </a:prstGeom>
                  </pic:spPr>
                </pic:pic>
              </a:graphicData>
            </a:graphic>
          </wp:inline>
        </w:drawing>
      </w:r>
      <w:r w:rsidRPr="00763632">
        <w:rPr>
          <w:noProof/>
        </w:rPr>
        <w:t xml:space="preserve"> </w:t>
      </w:r>
      <w:r>
        <w:rPr>
          <w:noProof/>
        </w:rPr>
        <w:tab/>
      </w:r>
      <w:r w:rsidRPr="00763632">
        <w:rPr>
          <w:noProof/>
        </w:rPr>
        <w:drawing>
          <wp:inline distT="0" distB="0" distL="0" distR="0" wp14:anchorId="6FDB58E4" wp14:editId="00E9DED0">
            <wp:extent cx="2219247" cy="17039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901"/>
                    <a:stretch/>
                  </pic:blipFill>
                  <pic:spPr bwMode="auto">
                    <a:xfrm>
                      <a:off x="0" y="0"/>
                      <a:ext cx="2350237" cy="180448"/>
                    </a:xfrm>
                    <a:prstGeom prst="rect">
                      <a:avLst/>
                    </a:prstGeom>
                    <a:ln>
                      <a:noFill/>
                    </a:ln>
                    <a:extLst>
                      <a:ext uri="{53640926-AAD7-44D8-BBD7-CCE9431645EC}">
                        <a14:shadowObscured xmlns:a14="http://schemas.microsoft.com/office/drawing/2010/main"/>
                      </a:ext>
                    </a:extLst>
                  </pic:spPr>
                </pic:pic>
              </a:graphicData>
            </a:graphic>
          </wp:inline>
        </w:drawing>
      </w:r>
    </w:p>
    <w:p w14:paraId="4BF9A683" w14:textId="77777777" w:rsidR="00C6465E" w:rsidRDefault="00C6465E" w:rsidP="00443D2B">
      <w:pPr>
        <w:tabs>
          <w:tab w:val="left" w:pos="1267"/>
        </w:tabs>
        <w:rPr>
          <w:noProof/>
        </w:rPr>
      </w:pPr>
    </w:p>
    <w:p w14:paraId="6FEFBDA1" w14:textId="4375D1D2" w:rsidR="00763632" w:rsidRDefault="00C6465E" w:rsidP="00443D2B">
      <w:pPr>
        <w:tabs>
          <w:tab w:val="left" w:pos="1267"/>
        </w:tabs>
        <w:rPr>
          <w:noProof/>
        </w:rPr>
      </w:pPr>
      <w:r>
        <w:rPr>
          <w:noProof/>
        </w:rPr>
        <w:t>For Price:</w:t>
      </w:r>
    </w:p>
    <w:p w14:paraId="7CAA63FC" w14:textId="77777777" w:rsidR="00C6465E" w:rsidRDefault="00C6465E" w:rsidP="00443D2B">
      <w:pPr>
        <w:tabs>
          <w:tab w:val="left" w:pos="1267"/>
        </w:tabs>
        <w:rPr>
          <w:noProof/>
        </w:rPr>
      </w:pPr>
      <w:r w:rsidRPr="00C6465E">
        <w:rPr>
          <w:noProof/>
        </w:rPr>
        <w:drawing>
          <wp:anchor distT="0" distB="0" distL="114300" distR="114300" simplePos="0" relativeHeight="251667456" behindDoc="0" locked="0" layoutInCell="1" allowOverlap="1" wp14:anchorId="769E74A1" wp14:editId="079B75CB">
            <wp:simplePos x="914400" y="5863590"/>
            <wp:positionH relativeFrom="column">
              <wp:align>left</wp:align>
            </wp:positionH>
            <wp:positionV relativeFrom="paragraph">
              <wp:align>top</wp:align>
            </wp:positionV>
            <wp:extent cx="2781300" cy="24765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1300" cy="2476500"/>
                    </a:xfrm>
                    <a:prstGeom prst="rect">
                      <a:avLst/>
                    </a:prstGeom>
                  </pic:spPr>
                </pic:pic>
              </a:graphicData>
            </a:graphic>
          </wp:anchor>
        </w:drawing>
      </w:r>
    </w:p>
    <w:p w14:paraId="435069A0" w14:textId="77777777" w:rsidR="00C6465E" w:rsidRDefault="00C6465E" w:rsidP="00443D2B">
      <w:pPr>
        <w:tabs>
          <w:tab w:val="left" w:pos="1267"/>
        </w:tabs>
        <w:rPr>
          <w:noProof/>
        </w:rPr>
      </w:pPr>
    </w:p>
    <w:p w14:paraId="06744542" w14:textId="3765468D" w:rsidR="00C6465E" w:rsidRDefault="00C6465E" w:rsidP="00443D2B">
      <w:pPr>
        <w:tabs>
          <w:tab w:val="left" w:pos="1267"/>
        </w:tabs>
        <w:rPr>
          <w:noProof/>
        </w:rPr>
      </w:pPr>
      <w:r>
        <w:rPr>
          <w:noProof/>
        </w:rPr>
        <w:t>As most of the laptop prices will be in lakhs and not crores, so let’s get price in lakhs.</w:t>
      </w:r>
    </w:p>
    <w:p w14:paraId="39D3C0B4" w14:textId="77777777" w:rsidR="00C6465E" w:rsidRDefault="00C6465E" w:rsidP="00443D2B">
      <w:pPr>
        <w:tabs>
          <w:tab w:val="left" w:pos="1267"/>
        </w:tabs>
        <w:rPr>
          <w:noProof/>
        </w:rPr>
      </w:pPr>
      <w:r w:rsidRPr="00C6465E">
        <w:rPr>
          <w:noProof/>
        </w:rPr>
        <w:drawing>
          <wp:inline distT="0" distB="0" distL="0" distR="0" wp14:anchorId="4DA8BC45" wp14:editId="250AA8F9">
            <wp:extent cx="2328332" cy="1862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5431" cy="193235"/>
                    </a:xfrm>
                    <a:prstGeom prst="rect">
                      <a:avLst/>
                    </a:prstGeom>
                  </pic:spPr>
                </pic:pic>
              </a:graphicData>
            </a:graphic>
          </wp:inline>
        </w:drawing>
      </w:r>
    </w:p>
    <w:p w14:paraId="2CBA3F1D" w14:textId="77777777" w:rsidR="00C6465E" w:rsidRDefault="00C6465E" w:rsidP="00443D2B">
      <w:pPr>
        <w:tabs>
          <w:tab w:val="left" w:pos="1267"/>
        </w:tabs>
        <w:rPr>
          <w:noProof/>
        </w:rPr>
      </w:pPr>
      <w:r>
        <w:rPr>
          <w:noProof/>
        </w:rPr>
        <w:t>Now let’s convert it into integer data type.</w:t>
      </w:r>
    </w:p>
    <w:p w14:paraId="19FF4427" w14:textId="33A9F631" w:rsidR="00C6465E" w:rsidRDefault="00C6465E" w:rsidP="00443D2B">
      <w:pPr>
        <w:tabs>
          <w:tab w:val="left" w:pos="1267"/>
        </w:tabs>
        <w:rPr>
          <w:noProof/>
        </w:rPr>
      </w:pPr>
      <w:r w:rsidRPr="00C6465E">
        <w:rPr>
          <w:noProof/>
        </w:rPr>
        <w:drawing>
          <wp:inline distT="0" distB="0" distL="0" distR="0" wp14:anchorId="1A568A53" wp14:editId="05054CF0">
            <wp:extent cx="2476715" cy="1981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715" cy="198137"/>
                    </a:xfrm>
                    <a:prstGeom prst="rect">
                      <a:avLst/>
                    </a:prstGeom>
                  </pic:spPr>
                </pic:pic>
              </a:graphicData>
            </a:graphic>
          </wp:inline>
        </w:drawing>
      </w:r>
      <w:r>
        <w:rPr>
          <w:noProof/>
        </w:rPr>
        <w:br w:type="textWrapping" w:clear="all"/>
      </w:r>
    </w:p>
    <w:p w14:paraId="460231A4" w14:textId="7B89648C" w:rsidR="00763632" w:rsidRDefault="00763632" w:rsidP="00443D2B">
      <w:pPr>
        <w:tabs>
          <w:tab w:val="left" w:pos="1267"/>
        </w:tabs>
      </w:pPr>
    </w:p>
    <w:p w14:paraId="60E35774" w14:textId="77777777" w:rsidR="00C6465E" w:rsidRDefault="00C6465E" w:rsidP="00443D2B">
      <w:pPr>
        <w:tabs>
          <w:tab w:val="left" w:pos="1267"/>
        </w:tabs>
      </w:pPr>
    </w:p>
    <w:p w14:paraId="0E8064BE" w14:textId="0EFDB9A8" w:rsidR="00443D2B" w:rsidRDefault="00443D2B" w:rsidP="00443D2B">
      <w:pPr>
        <w:tabs>
          <w:tab w:val="left" w:pos="1267"/>
        </w:tabs>
      </w:pPr>
      <w:r>
        <w:br w:type="textWrapping" w:clear="all"/>
      </w:r>
    </w:p>
    <w:p w14:paraId="563D785B" w14:textId="0C9EDC14" w:rsidR="002E3320" w:rsidRDefault="002E3320" w:rsidP="002E3320">
      <w:pPr>
        <w:tabs>
          <w:tab w:val="left" w:pos="1267"/>
        </w:tabs>
      </w:pPr>
      <w:r>
        <w:lastRenderedPageBreak/>
        <w:br w:type="textWrapping" w:clear="all"/>
      </w:r>
    </w:p>
    <w:p w14:paraId="456DA410" w14:textId="0AEDAE9E" w:rsidR="00C6465E" w:rsidRDefault="00C6465E" w:rsidP="002E3320">
      <w:pPr>
        <w:tabs>
          <w:tab w:val="left" w:pos="1267"/>
        </w:tabs>
      </w:pPr>
      <w:r>
        <w:t>For Manufacturer:</w:t>
      </w:r>
    </w:p>
    <w:p w14:paraId="2389C917" w14:textId="77777777" w:rsidR="00C6465E" w:rsidRDefault="00C6465E" w:rsidP="002E3320">
      <w:pPr>
        <w:tabs>
          <w:tab w:val="left" w:pos="1267"/>
        </w:tabs>
      </w:pPr>
      <w:r w:rsidRPr="00C6465E">
        <w:rPr>
          <w:noProof/>
        </w:rPr>
        <w:drawing>
          <wp:anchor distT="0" distB="0" distL="114300" distR="114300" simplePos="0" relativeHeight="251668480" behindDoc="0" locked="0" layoutInCell="1" allowOverlap="1" wp14:anchorId="7AEE317B" wp14:editId="497869AD">
            <wp:simplePos x="914400" y="1672590"/>
            <wp:positionH relativeFrom="margin">
              <wp:align>left</wp:align>
            </wp:positionH>
            <wp:positionV relativeFrom="paragraph">
              <wp:align>top</wp:align>
            </wp:positionV>
            <wp:extent cx="3992245" cy="922655"/>
            <wp:effectExtent l="0" t="0" r="825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2245" cy="922655"/>
                    </a:xfrm>
                    <a:prstGeom prst="rect">
                      <a:avLst/>
                    </a:prstGeom>
                  </pic:spPr>
                </pic:pic>
              </a:graphicData>
            </a:graphic>
            <wp14:sizeRelH relativeFrom="margin">
              <wp14:pctWidth>0</wp14:pctWidth>
            </wp14:sizeRelH>
            <wp14:sizeRelV relativeFrom="margin">
              <wp14:pctHeight>0</wp14:pctHeight>
            </wp14:sizeRelV>
          </wp:anchor>
        </w:drawing>
      </w:r>
      <w:r>
        <w:t>We can observe many company names here, so let’s classify them as following using a function and plot it using bar plot.</w:t>
      </w:r>
    </w:p>
    <w:p w14:paraId="5B5099B8" w14:textId="7D8E7FCE" w:rsidR="00C6465E" w:rsidRDefault="00C6465E" w:rsidP="002E3320">
      <w:pPr>
        <w:tabs>
          <w:tab w:val="left" w:pos="1267"/>
        </w:tabs>
      </w:pPr>
      <w:r>
        <w:br w:type="textWrapping" w:clear="all"/>
      </w:r>
      <w:r w:rsidRPr="00C6465E">
        <w:rPr>
          <w:noProof/>
        </w:rPr>
        <w:drawing>
          <wp:inline distT="0" distB="0" distL="0" distR="0" wp14:anchorId="245A0DBB" wp14:editId="2DCD8238">
            <wp:extent cx="2675467" cy="20965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913" cy="2120421"/>
                    </a:xfrm>
                    <a:prstGeom prst="rect">
                      <a:avLst/>
                    </a:prstGeom>
                  </pic:spPr>
                </pic:pic>
              </a:graphicData>
            </a:graphic>
          </wp:inline>
        </w:drawing>
      </w:r>
      <w:r w:rsidR="006F7B5D">
        <w:t xml:space="preserve">     </w:t>
      </w:r>
      <w:r w:rsidRPr="00C6465E">
        <w:rPr>
          <w:noProof/>
        </w:rPr>
        <w:drawing>
          <wp:inline distT="0" distB="0" distL="0" distR="0" wp14:anchorId="014BE2F4" wp14:editId="42CB4337">
            <wp:extent cx="2682875" cy="1505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70" r="-1"/>
                    <a:stretch/>
                  </pic:blipFill>
                  <pic:spPr bwMode="auto">
                    <a:xfrm>
                      <a:off x="0" y="0"/>
                      <a:ext cx="2682875" cy="1505922"/>
                    </a:xfrm>
                    <a:prstGeom prst="rect">
                      <a:avLst/>
                    </a:prstGeom>
                    <a:ln>
                      <a:noFill/>
                    </a:ln>
                    <a:extLst>
                      <a:ext uri="{53640926-AAD7-44D8-BBD7-CCE9431645EC}">
                        <a14:shadowObscured xmlns:a14="http://schemas.microsoft.com/office/drawing/2010/main"/>
                      </a:ext>
                    </a:extLst>
                  </pic:spPr>
                </pic:pic>
              </a:graphicData>
            </a:graphic>
          </wp:inline>
        </w:drawing>
      </w:r>
    </w:p>
    <w:p w14:paraId="245BE34A" w14:textId="4E7B30DE" w:rsidR="006F7B5D" w:rsidRDefault="006F7B5D" w:rsidP="002E3320">
      <w:pPr>
        <w:tabs>
          <w:tab w:val="left" w:pos="1267"/>
        </w:tabs>
      </w:pPr>
    </w:p>
    <w:p w14:paraId="3475EA7A" w14:textId="2AB12CB4" w:rsidR="006F7B5D" w:rsidRDefault="006F7B5D" w:rsidP="002E3320">
      <w:pPr>
        <w:tabs>
          <w:tab w:val="left" w:pos="1267"/>
        </w:tabs>
      </w:pPr>
      <w:r>
        <w:t>For Category:</w:t>
      </w:r>
    </w:p>
    <w:p w14:paraId="7D1A66D6" w14:textId="46DA05D2" w:rsidR="006F7B5D" w:rsidRDefault="006F7B5D" w:rsidP="002E3320">
      <w:pPr>
        <w:tabs>
          <w:tab w:val="left" w:pos="1267"/>
        </w:tabs>
      </w:pPr>
      <w:r w:rsidRPr="006F7B5D">
        <w:rPr>
          <w:noProof/>
        </w:rPr>
        <w:drawing>
          <wp:anchor distT="0" distB="0" distL="114300" distR="114300" simplePos="0" relativeHeight="251669504" behindDoc="0" locked="0" layoutInCell="1" allowOverlap="1" wp14:anchorId="68675F6B" wp14:editId="238F2DBA">
            <wp:simplePos x="914400" y="5660390"/>
            <wp:positionH relativeFrom="margin">
              <wp:align>left</wp:align>
            </wp:positionH>
            <wp:positionV relativeFrom="paragraph">
              <wp:align>top</wp:align>
            </wp:positionV>
            <wp:extent cx="3843655" cy="780415"/>
            <wp:effectExtent l="0" t="0" r="4445"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60387" cy="784049"/>
                    </a:xfrm>
                    <a:prstGeom prst="rect">
                      <a:avLst/>
                    </a:prstGeom>
                  </pic:spPr>
                </pic:pic>
              </a:graphicData>
            </a:graphic>
            <wp14:sizeRelH relativeFrom="margin">
              <wp14:pctWidth>0</wp14:pctWidth>
            </wp14:sizeRelH>
            <wp14:sizeRelV relativeFrom="margin">
              <wp14:pctHeight>0</wp14:pctHeight>
            </wp14:sizeRelV>
          </wp:anchor>
        </w:drawing>
      </w:r>
      <w:r>
        <w:t>We need not perform any changes to the values present in Category.</w:t>
      </w:r>
    </w:p>
    <w:p w14:paraId="7623A16A" w14:textId="77777777" w:rsidR="006F7B5D" w:rsidRDefault="006F7B5D" w:rsidP="002E3320">
      <w:pPr>
        <w:tabs>
          <w:tab w:val="left" w:pos="1267"/>
        </w:tabs>
      </w:pPr>
    </w:p>
    <w:p w14:paraId="73E8E832" w14:textId="77777777" w:rsidR="006F7B5D" w:rsidRDefault="006F7B5D" w:rsidP="002E3320">
      <w:pPr>
        <w:tabs>
          <w:tab w:val="left" w:pos="1267"/>
        </w:tabs>
      </w:pPr>
      <w:r>
        <w:t>For Model Name:</w:t>
      </w:r>
    </w:p>
    <w:p w14:paraId="2573397C" w14:textId="2507FF19" w:rsidR="006F7B5D" w:rsidRDefault="006F7B5D" w:rsidP="006F7B5D">
      <w:pPr>
        <w:tabs>
          <w:tab w:val="left" w:pos="1267"/>
        </w:tabs>
      </w:pPr>
      <w:r>
        <w:t>Since we have all features required (manufacturer and category) and there are a greater number of unique values in Model Name and also this feature is of less importance when compared to others. So, upon this basis, we don’t need this column, so let’s drop it from the dataframe.</w:t>
      </w:r>
    </w:p>
    <w:p w14:paraId="61C608AF" w14:textId="77777777" w:rsidR="006F7B5D" w:rsidRDefault="006F7B5D" w:rsidP="006F7B5D">
      <w:pPr>
        <w:tabs>
          <w:tab w:val="left" w:pos="1267"/>
        </w:tabs>
      </w:pPr>
      <w:r>
        <w:tab/>
      </w:r>
      <w:r>
        <w:tab/>
      </w:r>
      <w:r>
        <w:tab/>
      </w:r>
      <w:r w:rsidRPr="006F7B5D">
        <w:rPr>
          <w:noProof/>
        </w:rPr>
        <w:drawing>
          <wp:inline distT="0" distB="0" distL="0" distR="0" wp14:anchorId="4D2B8B0F" wp14:editId="1A82AC5F">
            <wp:extent cx="2674852" cy="1981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4852" cy="198137"/>
                    </a:xfrm>
                    <a:prstGeom prst="rect">
                      <a:avLst/>
                    </a:prstGeom>
                  </pic:spPr>
                </pic:pic>
              </a:graphicData>
            </a:graphic>
          </wp:inline>
        </w:drawing>
      </w:r>
      <w:r w:rsidR="00C6465E">
        <w:tab/>
      </w:r>
    </w:p>
    <w:p w14:paraId="35D83F6E" w14:textId="32E66799" w:rsidR="006F7B5D" w:rsidRDefault="006F7B5D" w:rsidP="006F7B5D">
      <w:pPr>
        <w:tabs>
          <w:tab w:val="left" w:pos="1267"/>
        </w:tabs>
      </w:pPr>
    </w:p>
    <w:p w14:paraId="4C21380A" w14:textId="77777777" w:rsidR="006F7B5D" w:rsidRDefault="006F7B5D" w:rsidP="006F7B5D">
      <w:pPr>
        <w:tabs>
          <w:tab w:val="left" w:pos="1267"/>
        </w:tabs>
      </w:pPr>
    </w:p>
    <w:p w14:paraId="7F4F486D" w14:textId="77777777" w:rsidR="006F7B5D" w:rsidRDefault="006F7B5D" w:rsidP="006F7B5D">
      <w:pPr>
        <w:tabs>
          <w:tab w:val="left" w:pos="1267"/>
        </w:tabs>
      </w:pPr>
      <w:r>
        <w:t>So, all the columns have been minimized for better understanding and converted to optimal data types, let’s look at the dataframe and the data types of the columns.</w:t>
      </w:r>
    </w:p>
    <w:p w14:paraId="065FE1A3" w14:textId="77777777" w:rsidR="006F7B5D" w:rsidRDefault="006F7B5D" w:rsidP="006F7B5D">
      <w:pPr>
        <w:tabs>
          <w:tab w:val="left" w:pos="1267"/>
        </w:tabs>
      </w:pPr>
    </w:p>
    <w:p w14:paraId="2141DE13" w14:textId="77777777" w:rsidR="006F7B5D" w:rsidRDefault="006F7B5D" w:rsidP="006F7B5D">
      <w:pPr>
        <w:tabs>
          <w:tab w:val="left" w:pos="1267"/>
        </w:tabs>
      </w:pPr>
    </w:p>
    <w:p w14:paraId="1F0F5A70" w14:textId="77777777" w:rsidR="006F7B5D" w:rsidRDefault="006F7B5D" w:rsidP="006F7B5D">
      <w:pPr>
        <w:tabs>
          <w:tab w:val="left" w:pos="1267"/>
        </w:tabs>
      </w:pPr>
    </w:p>
    <w:p w14:paraId="355A3FCA" w14:textId="77777777" w:rsidR="006F7B5D" w:rsidRDefault="006F7B5D" w:rsidP="006F7B5D">
      <w:pPr>
        <w:tabs>
          <w:tab w:val="left" w:pos="1267"/>
        </w:tabs>
      </w:pPr>
    </w:p>
    <w:p w14:paraId="663C506E" w14:textId="77777777" w:rsidR="006F7B5D" w:rsidRDefault="006F7B5D" w:rsidP="006F7B5D">
      <w:pPr>
        <w:tabs>
          <w:tab w:val="left" w:pos="1267"/>
        </w:tabs>
      </w:pPr>
    </w:p>
    <w:p w14:paraId="3D971977" w14:textId="77777777" w:rsidR="006F7B5D" w:rsidRPr="005A6486" w:rsidRDefault="006F7B5D" w:rsidP="006F7B5D">
      <w:pPr>
        <w:tabs>
          <w:tab w:val="left" w:pos="1267"/>
        </w:tabs>
        <w:rPr>
          <w:b/>
          <w:bCs/>
          <w:i/>
          <w:iCs/>
          <w:rPrChange w:id="3" w:author="Siva Rama Varma P" w:date="2023-10-15T11:15:00Z">
            <w:rPr/>
          </w:rPrChange>
        </w:rPr>
      </w:pPr>
      <w:r w:rsidRPr="005A6486">
        <w:rPr>
          <w:b/>
          <w:bCs/>
          <w:i/>
          <w:iCs/>
          <w:rPrChange w:id="4" w:author="Siva Rama Varma P" w:date="2023-10-15T11:15:00Z">
            <w:rPr/>
          </w:rPrChange>
        </w:rPr>
        <w:t>Dataframe:</w:t>
      </w:r>
    </w:p>
    <w:p w14:paraId="67735470" w14:textId="71BB3B69" w:rsidR="006F7B5D" w:rsidRDefault="006F7B5D" w:rsidP="006F7B5D">
      <w:pPr>
        <w:tabs>
          <w:tab w:val="left" w:pos="1267"/>
        </w:tabs>
      </w:pPr>
      <w:r w:rsidRPr="006F7B5D">
        <w:rPr>
          <w:noProof/>
        </w:rPr>
        <w:drawing>
          <wp:inline distT="0" distB="0" distL="0" distR="0" wp14:anchorId="36E31E76" wp14:editId="55171E18">
            <wp:extent cx="5731510" cy="2302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02510"/>
                    </a:xfrm>
                    <a:prstGeom prst="rect">
                      <a:avLst/>
                    </a:prstGeom>
                  </pic:spPr>
                </pic:pic>
              </a:graphicData>
            </a:graphic>
          </wp:inline>
        </w:drawing>
      </w:r>
      <w:r w:rsidR="00C6465E">
        <w:tab/>
      </w:r>
    </w:p>
    <w:p w14:paraId="3A59A697" w14:textId="77777777" w:rsidR="006F7B5D" w:rsidRDefault="006F7B5D" w:rsidP="006F7B5D">
      <w:pPr>
        <w:tabs>
          <w:tab w:val="left" w:pos="1267"/>
        </w:tabs>
      </w:pPr>
      <w:r>
        <w:t>Data types of the columns:</w:t>
      </w:r>
    </w:p>
    <w:p w14:paraId="1F36E648" w14:textId="5FDEAE51" w:rsidR="00C6465E" w:rsidRDefault="006F7B5D" w:rsidP="006F7B5D">
      <w:pPr>
        <w:tabs>
          <w:tab w:val="left" w:pos="1267"/>
        </w:tabs>
      </w:pPr>
      <w:r w:rsidRPr="006F7B5D">
        <w:rPr>
          <w:noProof/>
        </w:rPr>
        <w:drawing>
          <wp:inline distT="0" distB="0" distL="0" distR="0" wp14:anchorId="7CD246E5" wp14:editId="29F6A77E">
            <wp:extent cx="3696020" cy="348264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6020" cy="3482642"/>
                    </a:xfrm>
                    <a:prstGeom prst="rect">
                      <a:avLst/>
                    </a:prstGeom>
                  </pic:spPr>
                </pic:pic>
              </a:graphicData>
            </a:graphic>
          </wp:inline>
        </w:drawing>
      </w:r>
      <w:r w:rsidR="00C6465E">
        <w:tab/>
      </w:r>
      <w:r w:rsidR="00C6465E">
        <w:tab/>
      </w:r>
      <w:r w:rsidR="00C6465E">
        <w:tab/>
      </w:r>
      <w:r w:rsidR="00C6465E">
        <w:tab/>
      </w:r>
      <w:r w:rsidR="00C6465E">
        <w:tab/>
      </w:r>
      <w:r w:rsidR="00C6465E">
        <w:tab/>
      </w:r>
      <w:r w:rsidR="00C6465E">
        <w:tab/>
      </w:r>
      <w:r w:rsidR="00C6465E">
        <w:tab/>
      </w:r>
      <w:r w:rsidR="00C6465E">
        <w:tab/>
      </w:r>
      <w:r w:rsidR="00C6465E">
        <w:tab/>
      </w:r>
      <w:r w:rsidR="00C6465E">
        <w:tab/>
        <w:t xml:space="preserve">      </w:t>
      </w:r>
      <w:r w:rsidR="00C6465E">
        <w:tab/>
      </w:r>
      <w:r w:rsidR="00C6465E">
        <w:tab/>
      </w:r>
    </w:p>
    <w:p w14:paraId="4342970D" w14:textId="0CF00545" w:rsidR="00C6465E" w:rsidRDefault="00AC7E80" w:rsidP="002E3320">
      <w:pPr>
        <w:tabs>
          <w:tab w:val="left" w:pos="1267"/>
        </w:tabs>
      </w:pPr>
      <w:r>
        <w:t>Now, as we are done with preprocessing, let’s perform Exploratory Data Analysis using certain visualizations like bar plot, histogram, pie chart, box plot, scatter plot etc.</w:t>
      </w:r>
    </w:p>
    <w:p w14:paraId="6F06D16D" w14:textId="739D26A0" w:rsidR="00AC7E80" w:rsidRDefault="00AC7E80" w:rsidP="002E3320">
      <w:pPr>
        <w:tabs>
          <w:tab w:val="left" w:pos="1267"/>
        </w:tabs>
      </w:pPr>
    </w:p>
    <w:p w14:paraId="6EDFB4D8" w14:textId="1729B1E4" w:rsidR="00AC7E80" w:rsidRDefault="00AC7E80" w:rsidP="002E3320">
      <w:pPr>
        <w:tabs>
          <w:tab w:val="left" w:pos="1267"/>
        </w:tabs>
      </w:pPr>
    </w:p>
    <w:p w14:paraId="359A2F33" w14:textId="77119A48" w:rsidR="00AC7E80" w:rsidRDefault="00AC7E80" w:rsidP="002E3320">
      <w:pPr>
        <w:tabs>
          <w:tab w:val="left" w:pos="1267"/>
        </w:tabs>
      </w:pPr>
    </w:p>
    <w:p w14:paraId="7958A56D" w14:textId="58CF4EBE" w:rsidR="00AC7E80" w:rsidRDefault="00AC7E80" w:rsidP="002E3320">
      <w:pPr>
        <w:tabs>
          <w:tab w:val="left" w:pos="1267"/>
        </w:tabs>
      </w:pPr>
    </w:p>
    <w:p w14:paraId="240CAA83" w14:textId="14F6351D" w:rsidR="00AC7E80" w:rsidRDefault="00AC7E80" w:rsidP="002E3320">
      <w:pPr>
        <w:tabs>
          <w:tab w:val="left" w:pos="1267"/>
        </w:tabs>
      </w:pPr>
    </w:p>
    <w:p w14:paraId="446064FD" w14:textId="5983FC1A" w:rsidR="00AC7E80" w:rsidRPr="005A6486" w:rsidRDefault="00AC7E80" w:rsidP="002E3320">
      <w:pPr>
        <w:tabs>
          <w:tab w:val="left" w:pos="1267"/>
        </w:tabs>
        <w:rPr>
          <w:b/>
          <w:bCs/>
          <w:sz w:val="28"/>
          <w:szCs w:val="28"/>
          <w:rPrChange w:id="5" w:author="Siva Rama Varma P" w:date="2023-10-15T11:13:00Z">
            <w:rPr/>
          </w:rPrChange>
        </w:rPr>
      </w:pPr>
      <w:r w:rsidRPr="005A6486">
        <w:rPr>
          <w:b/>
          <w:bCs/>
          <w:sz w:val="28"/>
          <w:szCs w:val="28"/>
          <w:rPrChange w:id="6" w:author="Siva Rama Varma P" w:date="2023-10-15T11:13:00Z">
            <w:rPr/>
          </w:rPrChange>
        </w:rPr>
        <w:t>Exploratory Data Analysis</w:t>
      </w:r>
      <w:del w:id="7" w:author="Siva Rama Varma P" w:date="2023-10-15T11:13:00Z">
        <w:r w:rsidRPr="005A6486" w:rsidDel="005A6486">
          <w:rPr>
            <w:b/>
            <w:bCs/>
            <w:sz w:val="28"/>
            <w:szCs w:val="28"/>
            <w:rPrChange w:id="8" w:author="Siva Rama Varma P" w:date="2023-10-15T11:13:00Z">
              <w:rPr/>
            </w:rPrChange>
          </w:rPr>
          <w:delText>:</w:delText>
        </w:r>
      </w:del>
    </w:p>
    <w:p w14:paraId="376B6210" w14:textId="0A50C647" w:rsidR="00AC7E80" w:rsidRDefault="00AC7E80" w:rsidP="002E3320">
      <w:pPr>
        <w:tabs>
          <w:tab w:val="left" w:pos="1267"/>
        </w:tabs>
      </w:pPr>
      <w:r w:rsidRPr="005A6486">
        <w:rPr>
          <w:b/>
          <w:bCs/>
          <w:i/>
          <w:iCs/>
          <w:rPrChange w:id="9" w:author="Siva Rama Varma P" w:date="2023-10-15T11:15:00Z">
            <w:rPr/>
          </w:rPrChange>
        </w:rPr>
        <w:t>Bar Plot</w:t>
      </w:r>
      <w:r>
        <w:t xml:space="preserve"> for all the </w:t>
      </w:r>
      <w:r w:rsidR="00592225">
        <w:t xml:space="preserve">categorical </w:t>
      </w:r>
      <w:r>
        <w:t>attributes</w:t>
      </w:r>
      <w:r w:rsidR="00592225">
        <w:t>(</w:t>
      </w:r>
      <w:r>
        <w:t>object</w:t>
      </w:r>
      <w:r w:rsidR="00592225">
        <w:t>)</w:t>
      </w:r>
      <w:r>
        <w:t xml:space="preserve"> along with their inferences.</w:t>
      </w:r>
    </w:p>
    <w:p w14:paraId="63FDC35F" w14:textId="193D03AF" w:rsidR="00AC7E80" w:rsidRDefault="00AC7E80" w:rsidP="002E3320">
      <w:pPr>
        <w:tabs>
          <w:tab w:val="left" w:pos="1267"/>
        </w:tabs>
      </w:pPr>
    </w:p>
    <w:p w14:paraId="54C300D4" w14:textId="30F4C41F" w:rsidR="00AC7E80" w:rsidRDefault="00AC7E80" w:rsidP="002E3320">
      <w:pPr>
        <w:tabs>
          <w:tab w:val="left" w:pos="1267"/>
        </w:tabs>
      </w:pPr>
      <w:r w:rsidRPr="00AC7E80">
        <w:rPr>
          <w:noProof/>
        </w:rPr>
        <w:drawing>
          <wp:inline distT="0" distB="0" distL="0" distR="0" wp14:anchorId="73AAF835" wp14:editId="59DCBF2C">
            <wp:extent cx="5731510" cy="43853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85310"/>
                    </a:xfrm>
                    <a:prstGeom prst="rect">
                      <a:avLst/>
                    </a:prstGeom>
                  </pic:spPr>
                </pic:pic>
              </a:graphicData>
            </a:graphic>
          </wp:inline>
        </w:drawing>
      </w:r>
    </w:p>
    <w:p w14:paraId="39149E0C" w14:textId="27FD963D" w:rsidR="00AC7E80" w:rsidRDefault="00AC7E80" w:rsidP="002E3320">
      <w:pPr>
        <w:tabs>
          <w:tab w:val="left" w:pos="1267"/>
        </w:tabs>
      </w:pPr>
    </w:p>
    <w:p w14:paraId="46796B5D" w14:textId="6DC65E01" w:rsidR="00AC7E80" w:rsidRDefault="00AC7E80" w:rsidP="002E3320">
      <w:pPr>
        <w:tabs>
          <w:tab w:val="left" w:pos="1267"/>
        </w:tabs>
      </w:pPr>
      <w:r>
        <w:t>From the above</w:t>
      </w:r>
      <w:r w:rsidR="00492926">
        <w:t xml:space="preserve"> snippet, we can observe that currently in the market, manufacturing of the top brand laptops (Apple, HP, Dell, Lenovo) are more than the gaming laptops or the other brands.</w:t>
      </w:r>
    </w:p>
    <w:p w14:paraId="52CD2A7C" w14:textId="77777777" w:rsidR="00492926" w:rsidRDefault="00492926" w:rsidP="002E3320">
      <w:pPr>
        <w:tabs>
          <w:tab w:val="left" w:pos="1267"/>
        </w:tabs>
      </w:pPr>
      <w:r>
        <w:t>Also, more people are preferring notebooks with Intel processor which has SSD storage.</w:t>
      </w:r>
    </w:p>
    <w:p w14:paraId="455C29FB" w14:textId="77777777" w:rsidR="00CA2945" w:rsidRDefault="00CA2945" w:rsidP="002E3320">
      <w:pPr>
        <w:tabs>
          <w:tab w:val="left" w:pos="1267"/>
        </w:tabs>
      </w:pPr>
      <w:r>
        <w:t xml:space="preserve">We can also infer that less population is going for AMD when compared with Nvidia, whereas when we compare Nvidia and Intel, more people are going for Intel Processor. </w:t>
      </w:r>
    </w:p>
    <w:p w14:paraId="278FA846" w14:textId="77777777" w:rsidR="00CA2945" w:rsidRDefault="00CA2945" w:rsidP="002E3320">
      <w:pPr>
        <w:tabs>
          <w:tab w:val="left" w:pos="1267"/>
        </w:tabs>
      </w:pPr>
      <w:r>
        <w:t>Day by day, the usage of Flash as storage is being reduced, and good amount of people are preferring for external storage like HDD, but most of the people are opting for SSD.</w:t>
      </w:r>
    </w:p>
    <w:p w14:paraId="5BBFA03E" w14:textId="77777777" w:rsidR="00CA2945" w:rsidRDefault="00CA2945" w:rsidP="002E3320">
      <w:pPr>
        <w:tabs>
          <w:tab w:val="left" w:pos="1267"/>
        </w:tabs>
      </w:pPr>
    </w:p>
    <w:p w14:paraId="2187CDA0" w14:textId="77777777" w:rsidR="00CA2945" w:rsidRDefault="00CA2945" w:rsidP="002E3320">
      <w:pPr>
        <w:tabs>
          <w:tab w:val="left" w:pos="1267"/>
        </w:tabs>
      </w:pPr>
    </w:p>
    <w:p w14:paraId="774DB7DE" w14:textId="77777777" w:rsidR="00CA2945" w:rsidRDefault="00CA2945" w:rsidP="002E3320">
      <w:pPr>
        <w:tabs>
          <w:tab w:val="left" w:pos="1267"/>
        </w:tabs>
      </w:pPr>
    </w:p>
    <w:p w14:paraId="6A850A5C" w14:textId="77777777" w:rsidR="00CA2945" w:rsidRDefault="00CA2945" w:rsidP="002E3320">
      <w:pPr>
        <w:tabs>
          <w:tab w:val="left" w:pos="1267"/>
        </w:tabs>
      </w:pPr>
    </w:p>
    <w:p w14:paraId="4D1C1815" w14:textId="5DA4ADC2" w:rsidR="00CA2945" w:rsidRDefault="00CA2945" w:rsidP="002E3320">
      <w:pPr>
        <w:tabs>
          <w:tab w:val="left" w:pos="1267"/>
        </w:tabs>
      </w:pPr>
    </w:p>
    <w:p w14:paraId="11AADE1F" w14:textId="77777777" w:rsidR="00CA2945" w:rsidRDefault="00CA2945" w:rsidP="002E3320">
      <w:pPr>
        <w:tabs>
          <w:tab w:val="left" w:pos="1267"/>
        </w:tabs>
      </w:pPr>
    </w:p>
    <w:p w14:paraId="6E114CA3" w14:textId="22AC9627" w:rsidR="00492926" w:rsidRDefault="00CA2945" w:rsidP="002E3320">
      <w:pPr>
        <w:tabs>
          <w:tab w:val="left" w:pos="1267"/>
        </w:tabs>
      </w:pPr>
      <w:r w:rsidRPr="00CA2945">
        <w:rPr>
          <w:noProof/>
        </w:rPr>
        <w:drawing>
          <wp:inline distT="0" distB="0" distL="0" distR="0" wp14:anchorId="650B9D8E" wp14:editId="2FE0C9A6">
            <wp:extent cx="5731510" cy="443801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438015"/>
                    </a:xfrm>
                    <a:prstGeom prst="rect">
                      <a:avLst/>
                    </a:prstGeom>
                  </pic:spPr>
                </pic:pic>
              </a:graphicData>
            </a:graphic>
          </wp:inline>
        </w:drawing>
      </w:r>
      <w:r w:rsidR="00492926">
        <w:t xml:space="preserve"> </w:t>
      </w:r>
    </w:p>
    <w:p w14:paraId="52090D50" w14:textId="4050AA47" w:rsidR="00FA4739" w:rsidRPr="00FA4739" w:rsidRDefault="00FA4739" w:rsidP="00FA4739"/>
    <w:p w14:paraId="1C1622EB" w14:textId="77777777" w:rsidR="00462770" w:rsidRDefault="00462770" w:rsidP="00462770">
      <w:pPr>
        <w:tabs>
          <w:tab w:val="left" w:pos="1267"/>
        </w:tabs>
        <w:rPr>
          <w:ins w:id="10" w:author="Siva Rama Varma P" w:date="2023-10-14T10:09:00Z"/>
        </w:rPr>
      </w:pPr>
    </w:p>
    <w:p w14:paraId="215DF360" w14:textId="6B439E20" w:rsidR="00462770" w:rsidRDefault="00462770" w:rsidP="00462770">
      <w:pPr>
        <w:tabs>
          <w:tab w:val="left" w:pos="1267"/>
        </w:tabs>
        <w:rPr>
          <w:ins w:id="11" w:author="Siva Rama Varma P" w:date="2023-10-14T10:02:00Z"/>
        </w:rPr>
      </w:pPr>
      <w:ins w:id="12" w:author="Siva Rama Varma P" w:date="2023-10-14T10:02:00Z">
        <w:r>
          <w:t xml:space="preserve">From the above snippet, we can observe that currently in the market, </w:t>
        </w:r>
      </w:ins>
      <w:ins w:id="13" w:author="Siva Rama Varma P" w:date="2023-10-14T10:03:00Z">
        <w:r>
          <w:t xml:space="preserve">more preference of laptop screen is for </w:t>
        </w:r>
      </w:ins>
      <w:ins w:id="14" w:author="Siva Rama Varma P" w:date="2023-10-14T10:04:00Z">
        <w:r>
          <w:t>non-touch</w:t>
        </w:r>
      </w:ins>
      <w:ins w:id="15" w:author="Siva Rama Varma P" w:date="2023-10-14T10:03:00Z">
        <w:r>
          <w:t xml:space="preserve"> when compared to touch screen laptops</w:t>
        </w:r>
      </w:ins>
      <w:ins w:id="16" w:author="Siva Rama Varma P" w:date="2023-10-14T10:04:00Z">
        <w:r>
          <w:t xml:space="preserve"> and with i7 processor as the latest trend and promising processor when compared t</w:t>
        </w:r>
      </w:ins>
      <w:ins w:id="17" w:author="Siva Rama Varma P" w:date="2023-10-14T10:05:00Z">
        <w:r>
          <w:t>o others. At start i3 use to be promising, as technology advancements taken place, i5 emerged and now its i7era and the i9 will b</w:t>
        </w:r>
      </w:ins>
      <w:ins w:id="18" w:author="Siva Rama Varma P" w:date="2023-10-14T10:06:00Z">
        <w:r>
          <w:t>e in the near future. This will continue gradually as new promising processor comes in to market.</w:t>
        </w:r>
      </w:ins>
    </w:p>
    <w:p w14:paraId="71A13510" w14:textId="51B58194" w:rsidR="00FA4739" w:rsidRPr="00FA4739" w:rsidDel="00462770" w:rsidRDefault="00462770">
      <w:pPr>
        <w:tabs>
          <w:tab w:val="left" w:pos="1267"/>
        </w:tabs>
        <w:rPr>
          <w:del w:id="19" w:author="Siva Rama Varma P" w:date="2023-10-14T10:02:00Z"/>
        </w:rPr>
        <w:pPrChange w:id="20" w:author="Siva Rama Varma P" w:date="2023-10-14T10:09:00Z">
          <w:pPr/>
        </w:pPrChange>
      </w:pPr>
      <w:ins w:id="21" w:author="Siva Rama Varma P" w:date="2023-10-14T10:07:00Z">
        <w:r>
          <w:t xml:space="preserve">To talk about the popular operating system and its version, as we all are aware and </w:t>
        </w:r>
      </w:ins>
      <w:ins w:id="22" w:author="Siva Rama Varma P" w:date="2023-10-14T10:08:00Z">
        <w:r>
          <w:t>from the above bar plot is true that Windows is the leading trader in Operating systems with Mac Os in the second place and the stable and promising version of Op</w:t>
        </w:r>
      </w:ins>
      <w:ins w:id="23" w:author="Siva Rama Varma P" w:date="2023-10-14T10:09:00Z">
        <w:r>
          <w:t>erating System Version of Windows is 10 today.</w:t>
        </w:r>
      </w:ins>
      <w:ins w:id="24" w:author="Siva Rama Varma P" w:date="2023-10-14T10:08:00Z">
        <w:r>
          <w:t xml:space="preserve"> </w:t>
        </w:r>
      </w:ins>
      <w:ins w:id="25" w:author="Siva Rama Varma P" w:date="2023-10-14T10:09:00Z">
        <w:r>
          <w:t xml:space="preserve">As days passes, new versions will be coming into the picture, and this will be </w:t>
        </w:r>
      </w:ins>
      <w:ins w:id="26" w:author="Siva Rama Varma P" w:date="2023-10-15T10:28:00Z">
        <w:r w:rsidR="00B6223F">
          <w:t>carried</w:t>
        </w:r>
      </w:ins>
      <w:ins w:id="27" w:author="Siva Rama Varma P" w:date="2023-10-14T10:09:00Z">
        <w:r>
          <w:t xml:space="preserve"> forward. </w:t>
        </w:r>
      </w:ins>
    </w:p>
    <w:p w14:paraId="007FCA91" w14:textId="418ABD0C" w:rsidR="00FA4739" w:rsidRPr="00FA4739" w:rsidDel="00462770" w:rsidRDefault="00FA4739" w:rsidP="00FA4739">
      <w:pPr>
        <w:rPr>
          <w:del w:id="28" w:author="Siva Rama Varma P" w:date="2023-10-14T10:02:00Z"/>
        </w:rPr>
      </w:pPr>
    </w:p>
    <w:p w14:paraId="02833AD3" w14:textId="7F7457D6" w:rsidR="00FA4739" w:rsidRPr="00FA4739" w:rsidDel="00462770" w:rsidRDefault="00FA4739" w:rsidP="00FA4739">
      <w:pPr>
        <w:rPr>
          <w:del w:id="29" w:author="Siva Rama Varma P" w:date="2023-10-14T10:02:00Z"/>
        </w:rPr>
      </w:pPr>
    </w:p>
    <w:p w14:paraId="2D5AACE0" w14:textId="0AA6C8CC" w:rsidR="00FA4739" w:rsidRPr="00FA4739" w:rsidRDefault="00FA4739" w:rsidP="00FA4739"/>
    <w:p w14:paraId="3B71EF29" w14:textId="1CF0C273" w:rsidR="00FA4739" w:rsidRPr="00FA4739" w:rsidRDefault="00FA4739" w:rsidP="00FA4739"/>
    <w:p w14:paraId="5B60855A" w14:textId="20E8A3CA" w:rsidR="00FA4739" w:rsidRDefault="00FA4739" w:rsidP="00FA4739"/>
    <w:p w14:paraId="17E04AE9" w14:textId="12A68DE9" w:rsidR="00FA4739" w:rsidRDefault="00FA4739" w:rsidP="00FA4739"/>
    <w:p w14:paraId="1A9EDF24" w14:textId="5BE32418" w:rsidR="00FA4739" w:rsidDel="00462770" w:rsidRDefault="00FA4739" w:rsidP="00FA4739">
      <w:pPr>
        <w:rPr>
          <w:del w:id="30" w:author="Siva Rama Varma P" w:date="2023-10-14T10:02:00Z"/>
        </w:rPr>
      </w:pPr>
    </w:p>
    <w:p w14:paraId="33EC9984" w14:textId="16CA2CE8" w:rsidR="00FA4739" w:rsidDel="00462770" w:rsidRDefault="00FA4739" w:rsidP="00FA4739">
      <w:pPr>
        <w:rPr>
          <w:del w:id="31" w:author="Siva Rama Varma P" w:date="2023-10-14T10:02:00Z"/>
        </w:rPr>
      </w:pPr>
    </w:p>
    <w:p w14:paraId="65296C7D" w14:textId="0133D7B2" w:rsidR="00FA4739" w:rsidDel="00462770" w:rsidRDefault="00FA4739" w:rsidP="00FA4739">
      <w:pPr>
        <w:rPr>
          <w:del w:id="32" w:author="Siva Rama Varma P" w:date="2023-10-14T10:02:00Z"/>
        </w:rPr>
      </w:pPr>
    </w:p>
    <w:p w14:paraId="3CE68ACD" w14:textId="7367AAB8" w:rsidR="00FA4739" w:rsidDel="00462770" w:rsidRDefault="00FA4739" w:rsidP="00FA4739">
      <w:pPr>
        <w:rPr>
          <w:del w:id="33" w:author="Siva Rama Varma P" w:date="2023-10-14T10:02:00Z"/>
        </w:rPr>
      </w:pPr>
    </w:p>
    <w:p w14:paraId="6B0D4EC0" w14:textId="2E4D94B9" w:rsidR="00FA4739" w:rsidRDefault="00FA4739" w:rsidP="00FA4739"/>
    <w:p w14:paraId="714F4C54" w14:textId="0A302B87" w:rsidR="00FA4739" w:rsidDel="00462770" w:rsidRDefault="00FA4739" w:rsidP="00FA4739">
      <w:pPr>
        <w:rPr>
          <w:del w:id="34" w:author="Siva Rama Varma P" w:date="2023-10-14T10:10:00Z"/>
        </w:rPr>
      </w:pPr>
    </w:p>
    <w:p w14:paraId="3D49AA46" w14:textId="77777777" w:rsidR="00462770" w:rsidRDefault="00462770" w:rsidP="00FA4739">
      <w:pPr>
        <w:tabs>
          <w:tab w:val="left" w:pos="1267"/>
        </w:tabs>
        <w:rPr>
          <w:ins w:id="35" w:author="Siva Rama Varma P" w:date="2023-10-14T10:07:00Z"/>
        </w:rPr>
      </w:pPr>
    </w:p>
    <w:p w14:paraId="50170B70" w14:textId="64AF89E3" w:rsidR="00FA4739" w:rsidRDefault="00FA4739" w:rsidP="00FA4739">
      <w:pPr>
        <w:tabs>
          <w:tab w:val="left" w:pos="1267"/>
        </w:tabs>
      </w:pPr>
      <w:r w:rsidRPr="005A6486">
        <w:rPr>
          <w:b/>
          <w:bCs/>
          <w:i/>
          <w:iCs/>
          <w:rPrChange w:id="36" w:author="Siva Rama Varma P" w:date="2023-10-15T11:15:00Z">
            <w:rPr/>
          </w:rPrChange>
        </w:rPr>
        <w:t>Histogram</w:t>
      </w:r>
      <w:r>
        <w:t xml:space="preserve"> (Hist Plot) for all the </w:t>
      </w:r>
      <w:r w:rsidR="00592225">
        <w:t xml:space="preserve">continuous </w:t>
      </w:r>
      <w:del w:id="37" w:author="Siva Rama Varma P" w:date="2023-10-14T09:55:00Z">
        <w:r w:rsidDel="000B28F9">
          <w:delText>attributes</w:delText>
        </w:r>
        <w:r w:rsidR="00592225" w:rsidDel="000B28F9">
          <w:delText>(</w:delText>
        </w:r>
      </w:del>
      <w:ins w:id="38" w:author="Siva Rama Varma P" w:date="2023-10-14T09:55:00Z">
        <w:r w:rsidR="000B28F9">
          <w:t>attributes (</w:t>
        </w:r>
      </w:ins>
      <w:r>
        <w:t>int and float</w:t>
      </w:r>
      <w:r w:rsidR="00592225">
        <w:t>)</w:t>
      </w:r>
      <w:r>
        <w:t xml:space="preserve"> along with their inferences.</w:t>
      </w:r>
    </w:p>
    <w:p w14:paraId="75029B01" w14:textId="77777777" w:rsidR="00FA4739" w:rsidDel="00462770" w:rsidRDefault="00FA4739" w:rsidP="00FA4739">
      <w:pPr>
        <w:rPr>
          <w:del w:id="39" w:author="Siva Rama Varma P" w:date="2023-10-14T10:10:00Z"/>
        </w:rPr>
      </w:pPr>
    </w:p>
    <w:p w14:paraId="3BF2506D" w14:textId="5A043DA3" w:rsidR="00FA4739" w:rsidRDefault="00FA4739" w:rsidP="00FA4739"/>
    <w:p w14:paraId="6FBD8076" w14:textId="24568751" w:rsidR="00FA4739" w:rsidRDefault="00FA4739" w:rsidP="00FA4739">
      <w:r w:rsidRPr="00FA4739">
        <w:rPr>
          <w:noProof/>
        </w:rPr>
        <w:drawing>
          <wp:inline distT="0" distB="0" distL="0" distR="0" wp14:anchorId="2691F8D5" wp14:editId="4903C504">
            <wp:extent cx="5410669" cy="56392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0669" cy="5639289"/>
                    </a:xfrm>
                    <a:prstGeom prst="rect">
                      <a:avLst/>
                    </a:prstGeom>
                  </pic:spPr>
                </pic:pic>
              </a:graphicData>
            </a:graphic>
          </wp:inline>
        </w:drawing>
      </w:r>
    </w:p>
    <w:p w14:paraId="58DD6DF0" w14:textId="48877B44" w:rsidR="00FA4739" w:rsidRDefault="00FA4739" w:rsidP="00FA4739"/>
    <w:p w14:paraId="1090C8D5" w14:textId="2D2ADEF6" w:rsidR="00FA4739" w:rsidRDefault="00C62453" w:rsidP="00FA4739">
      <w:ins w:id="40" w:author="Siva Rama Varma P" w:date="2023-10-14T10:10:00Z">
        <w:r>
          <w:t>From the above snippet, it’s clear that the Screen Size of laptops is from 10 to 19 approximately in today’s ma</w:t>
        </w:r>
      </w:ins>
      <w:ins w:id="41" w:author="Siva Rama Varma P" w:date="2023-10-14T10:11:00Z">
        <w:r>
          <w:t>rket. And most consumers are preferring 15inches laptop as their top preference where people who require minimal screen are going for 13</w:t>
        </w:r>
      </w:ins>
      <w:ins w:id="42" w:author="Siva Rama Varma P" w:date="2023-10-14T10:12:00Z">
        <w:r>
          <w:t>inches laptop and people who prefer larger screen size are preferring around 17inches laptop</w:t>
        </w:r>
      </w:ins>
      <w:ins w:id="43" w:author="Siva Rama Varma P" w:date="2023-10-14T16:05:00Z">
        <w:r w:rsidR="00AF7085">
          <w:t xml:space="preserve"> and the weight of the laptop is ranging from 1kg to </w:t>
        </w:r>
      </w:ins>
      <w:ins w:id="44" w:author="Siva Rama Varma P" w:date="2023-10-14T16:06:00Z">
        <w:r w:rsidR="00AF7085">
          <w:t xml:space="preserve">5kg, where most customers are preferring ideal weight around 2.3kgs. </w:t>
        </w:r>
      </w:ins>
    </w:p>
    <w:p w14:paraId="36433BB5" w14:textId="4C565CAE" w:rsidR="00FA4739" w:rsidRDefault="00FA4739" w:rsidP="00FA4739"/>
    <w:p w14:paraId="282E5575" w14:textId="14911F9B" w:rsidR="00FA4739" w:rsidRDefault="00FA4739" w:rsidP="00FA4739"/>
    <w:p w14:paraId="1E763655" w14:textId="380F171F" w:rsidR="00FA4739" w:rsidRDefault="00FA4739" w:rsidP="00FA4739"/>
    <w:p w14:paraId="35F6DB9A" w14:textId="5A536688" w:rsidR="00FA4739" w:rsidDel="00AF7085" w:rsidRDefault="00FA4739" w:rsidP="00FA4739">
      <w:pPr>
        <w:rPr>
          <w:del w:id="45" w:author="Siva Rama Varma P" w:date="2023-10-14T16:06:00Z"/>
        </w:rPr>
      </w:pPr>
    </w:p>
    <w:p w14:paraId="4C91431A" w14:textId="7BC81229" w:rsidR="00FA4739" w:rsidDel="00AF7085" w:rsidRDefault="00FA4739" w:rsidP="00FA4739">
      <w:pPr>
        <w:rPr>
          <w:del w:id="46" w:author="Siva Rama Varma P" w:date="2023-10-14T16:06:00Z"/>
        </w:rPr>
      </w:pPr>
    </w:p>
    <w:p w14:paraId="456DA74E" w14:textId="1AB83148" w:rsidR="00FA4739" w:rsidDel="00C62453" w:rsidRDefault="00FA4739" w:rsidP="00FA4739">
      <w:pPr>
        <w:rPr>
          <w:del w:id="47" w:author="Siva Rama Varma P" w:date="2023-10-14T10:13:00Z"/>
        </w:rPr>
      </w:pPr>
    </w:p>
    <w:p w14:paraId="274757BF" w14:textId="76FE03E3" w:rsidR="00FA4739" w:rsidRDefault="00FA4739" w:rsidP="00FA4739"/>
    <w:p w14:paraId="09E822F0" w14:textId="29911440" w:rsidR="00FA4739" w:rsidRDefault="00FA4739" w:rsidP="00FA4739"/>
    <w:p w14:paraId="3DC2A488" w14:textId="7DA89DD5" w:rsidR="00FA4739" w:rsidRDefault="00FA4739" w:rsidP="00FA4739">
      <w:r w:rsidRPr="00FA4739">
        <w:rPr>
          <w:noProof/>
        </w:rPr>
        <w:drawing>
          <wp:inline distT="0" distB="0" distL="0" distR="0" wp14:anchorId="48BBEBAA" wp14:editId="6C4CB930">
            <wp:extent cx="5334462" cy="56469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462" cy="5646909"/>
                    </a:xfrm>
                    <a:prstGeom prst="rect">
                      <a:avLst/>
                    </a:prstGeom>
                  </pic:spPr>
                </pic:pic>
              </a:graphicData>
            </a:graphic>
          </wp:inline>
        </w:drawing>
      </w:r>
    </w:p>
    <w:p w14:paraId="5D7A9EC5" w14:textId="3DA7E467" w:rsidR="00FA4739" w:rsidRDefault="00FA4739" w:rsidP="00FA4739"/>
    <w:p w14:paraId="740682EE" w14:textId="6232A846" w:rsidR="00AF7085" w:rsidRDefault="00AF7085" w:rsidP="00AF7085">
      <w:pPr>
        <w:rPr>
          <w:ins w:id="48" w:author="Siva Rama Varma P" w:date="2023-10-15T10:31:00Z"/>
        </w:rPr>
      </w:pPr>
      <w:ins w:id="49" w:author="Siva Rama Varma P" w:date="2023-10-14T16:06:00Z">
        <w:r>
          <w:t xml:space="preserve">From the above snippet, </w:t>
        </w:r>
      </w:ins>
      <w:ins w:id="50" w:author="Siva Rama Varma P" w:date="2023-10-14T16:07:00Z">
        <w:r w:rsidR="00366ABF">
          <w:t xml:space="preserve">we can infer that </w:t>
        </w:r>
      </w:ins>
      <w:ins w:id="51" w:author="Siva Rama Varma P" w:date="2023-10-15T10:28:00Z">
        <w:r w:rsidR="00B6223F">
          <w:t>RAM Capacity in the laptop generally ranges from 4 t</w:t>
        </w:r>
      </w:ins>
      <w:ins w:id="52" w:author="Siva Rama Varma P" w:date="2023-10-15T10:29:00Z">
        <w:r w:rsidR="00B6223F">
          <w:t xml:space="preserve">o 32, and we can see that few customers who have brought early has RAM storage around 4GB, and it moved on to </w:t>
        </w:r>
      </w:ins>
      <w:ins w:id="53" w:author="Siva Rama Varma P" w:date="2023-10-15T10:30:00Z">
        <w:r w:rsidR="00B6223F">
          <w:t>8GB where currently most users are using and few prefer 8GB and extra 4GB in the second slot to make it 12, and others who need high performance for instance gaming, these category of people go for</w:t>
        </w:r>
      </w:ins>
      <w:ins w:id="54" w:author="Siva Rama Varma P" w:date="2023-10-15T10:31:00Z">
        <w:r w:rsidR="00B6223F">
          <w:t xml:space="preserve"> 16GB of RAM, also for people if necessary they go for 32 too.</w:t>
        </w:r>
      </w:ins>
    </w:p>
    <w:p w14:paraId="4C6E70BA" w14:textId="7A152025" w:rsidR="00B6223F" w:rsidRDefault="00B6223F" w:rsidP="00AF7085">
      <w:pPr>
        <w:rPr>
          <w:ins w:id="55" w:author="Siva Rama Varma P" w:date="2023-10-14T16:06:00Z"/>
        </w:rPr>
      </w:pPr>
      <w:ins w:id="56" w:author="Siva Rama Varma P" w:date="2023-10-15T10:31:00Z">
        <w:r>
          <w:t>Most of the buyers prefer budget friendly laptop for general usage, and the people who require for a speci</w:t>
        </w:r>
      </w:ins>
      <w:ins w:id="57" w:author="Siva Rama Varma P" w:date="2023-10-15T10:32:00Z">
        <w:r>
          <w:t>fic usage, will go for a high-end laptop where it costs more.</w:t>
        </w:r>
      </w:ins>
    </w:p>
    <w:p w14:paraId="6CF20F8B" w14:textId="1D4B3651" w:rsidR="00FA4739" w:rsidRDefault="00FA4739" w:rsidP="00FA4739"/>
    <w:p w14:paraId="696F8DC7" w14:textId="779EE8A7" w:rsidR="00FA4739" w:rsidRDefault="00FA4739" w:rsidP="00FA4739"/>
    <w:p w14:paraId="265034F2" w14:textId="6E0BFF81" w:rsidR="00FA4739" w:rsidRDefault="00FA4739" w:rsidP="00FA4739"/>
    <w:p w14:paraId="5D55DEAA" w14:textId="424C01B0" w:rsidR="00FA4739" w:rsidDel="00AF7085" w:rsidRDefault="00FA4739" w:rsidP="00FA4739">
      <w:pPr>
        <w:rPr>
          <w:del w:id="58" w:author="Siva Rama Varma P" w:date="2023-10-14T16:06:00Z"/>
        </w:rPr>
      </w:pPr>
    </w:p>
    <w:p w14:paraId="78E9A649" w14:textId="369D2732" w:rsidR="00FA4739" w:rsidDel="00AF7085" w:rsidRDefault="00FA4739" w:rsidP="00FA4739">
      <w:pPr>
        <w:rPr>
          <w:del w:id="59" w:author="Siva Rama Varma P" w:date="2023-10-14T16:06:00Z"/>
        </w:rPr>
      </w:pPr>
    </w:p>
    <w:p w14:paraId="45F57990" w14:textId="75455F54" w:rsidR="00FA4739" w:rsidDel="00AF7085" w:rsidRDefault="00FA4739" w:rsidP="00FA4739">
      <w:pPr>
        <w:rPr>
          <w:del w:id="60" w:author="Siva Rama Varma P" w:date="2023-10-14T16:06:00Z"/>
        </w:rPr>
      </w:pPr>
    </w:p>
    <w:p w14:paraId="01670771" w14:textId="68951925" w:rsidR="00FA4739" w:rsidDel="00B6223F" w:rsidRDefault="00FA4739" w:rsidP="00FA4739">
      <w:pPr>
        <w:rPr>
          <w:del w:id="61" w:author="Siva Rama Varma P" w:date="2023-10-15T10:32:00Z"/>
        </w:rPr>
      </w:pPr>
    </w:p>
    <w:p w14:paraId="1D8744B8" w14:textId="77777777" w:rsidR="00B6223F" w:rsidRDefault="00B6223F" w:rsidP="00FA4739"/>
    <w:p w14:paraId="47902C4C" w14:textId="37872F4B" w:rsidR="00FA4739" w:rsidRDefault="00592225" w:rsidP="00FA4739">
      <w:pPr>
        <w:rPr>
          <w:ins w:id="62" w:author="Siva Rama Varma P" w:date="2023-10-15T10:33:00Z"/>
        </w:rPr>
      </w:pPr>
      <w:r w:rsidRPr="005A6486">
        <w:rPr>
          <w:b/>
          <w:bCs/>
          <w:i/>
          <w:iCs/>
          <w:rPrChange w:id="63" w:author="Siva Rama Varma P" w:date="2023-10-15T11:15:00Z">
            <w:rPr/>
          </w:rPrChange>
        </w:rPr>
        <w:t>Pie-chart</w:t>
      </w:r>
      <w:r>
        <w:t xml:space="preserve"> for all the categorical attributes:</w:t>
      </w:r>
    </w:p>
    <w:p w14:paraId="582E1BEC" w14:textId="71D1FBB6" w:rsidR="00B6223F" w:rsidRDefault="00B6223F" w:rsidP="00FA4739">
      <w:pPr>
        <w:rPr>
          <w:ins w:id="64" w:author="Siva Rama Varma P" w:date="2023-10-15T10:33:00Z"/>
        </w:rPr>
      </w:pPr>
      <w:ins w:id="65" w:author="Siva Rama Varma P" w:date="2023-10-15T10:33:00Z">
        <w:r>
          <w:t>As we have discussed earlier, we can draw similar inferences but now in percentage for each of the item using a pie chart.</w:t>
        </w:r>
      </w:ins>
    </w:p>
    <w:p w14:paraId="1FB27971" w14:textId="77777777" w:rsidR="00B6223F" w:rsidRDefault="00B6223F" w:rsidP="00FA4739"/>
    <w:p w14:paraId="640B864C" w14:textId="77777777" w:rsidR="00B6223F" w:rsidRDefault="00592225" w:rsidP="00FA4739">
      <w:pPr>
        <w:rPr>
          <w:ins w:id="66" w:author="Siva Rama Varma P" w:date="2023-10-15T10:32:00Z"/>
        </w:rPr>
      </w:pPr>
      <w:r w:rsidRPr="00592225">
        <w:rPr>
          <w:noProof/>
        </w:rPr>
        <w:drawing>
          <wp:anchor distT="0" distB="0" distL="114300" distR="114300" simplePos="0" relativeHeight="251679744" behindDoc="0" locked="0" layoutInCell="1" allowOverlap="1" wp14:anchorId="47555EFD" wp14:editId="33F7FE9F">
            <wp:simplePos x="914400" y="1773555"/>
            <wp:positionH relativeFrom="column">
              <wp:align>left</wp:align>
            </wp:positionH>
            <wp:positionV relativeFrom="paragraph">
              <wp:align>top</wp:align>
            </wp:positionV>
            <wp:extent cx="3686175" cy="301434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86175" cy="3014345"/>
                    </a:xfrm>
                    <a:prstGeom prst="rect">
                      <a:avLst/>
                    </a:prstGeom>
                  </pic:spPr>
                </pic:pic>
              </a:graphicData>
            </a:graphic>
          </wp:anchor>
        </w:drawing>
      </w:r>
    </w:p>
    <w:p w14:paraId="718D7AD0" w14:textId="77777777" w:rsidR="00D844A0" w:rsidRDefault="00D844A0" w:rsidP="00FA4739">
      <w:pPr>
        <w:rPr>
          <w:ins w:id="67" w:author="Siva Rama Varma P" w:date="2023-10-15T10:36:00Z"/>
        </w:rPr>
      </w:pPr>
    </w:p>
    <w:p w14:paraId="19D3F453" w14:textId="7CE4D35C" w:rsidR="00B6223F" w:rsidRDefault="00D844A0" w:rsidP="00FA4739">
      <w:pPr>
        <w:rPr>
          <w:ins w:id="68" w:author="Siva Rama Varma P" w:date="2023-10-15T10:35:00Z"/>
        </w:rPr>
      </w:pPr>
      <w:ins w:id="69" w:author="Siva Rama Varma P" w:date="2023-10-15T10:34:00Z">
        <w:r>
          <w:t xml:space="preserve">Here, the percentage distribution of screen is 85.6% Non-Touch Screen and the other 14.6% who go for Touch </w:t>
        </w:r>
      </w:ins>
      <w:ins w:id="70" w:author="Siva Rama Varma P" w:date="2023-10-15T10:35:00Z">
        <w:r>
          <w:t>Screen.</w:t>
        </w:r>
      </w:ins>
    </w:p>
    <w:p w14:paraId="034624E7" w14:textId="6BF080C1" w:rsidR="00D844A0" w:rsidRDefault="00D844A0" w:rsidP="00FA4739">
      <w:pPr>
        <w:rPr>
          <w:ins w:id="71" w:author="Siva Rama Varma P" w:date="2023-10-15T10:32:00Z"/>
        </w:rPr>
      </w:pPr>
      <w:ins w:id="72" w:author="Siva Rama Varma P" w:date="2023-10-15T10:35:00Z">
        <w:r>
          <w:t xml:space="preserve">Many buyers are preferring i7 than all other CPU Processors, where they go for Windows Operating </w:t>
        </w:r>
      </w:ins>
      <w:ins w:id="73" w:author="Siva Rama Varma P" w:date="2023-10-15T10:36:00Z">
        <w:r>
          <w:t xml:space="preserve">System of version10. </w:t>
        </w:r>
      </w:ins>
    </w:p>
    <w:p w14:paraId="01DD7DDB" w14:textId="19E45752" w:rsidR="00592225" w:rsidDel="00D844A0" w:rsidRDefault="00B6223F" w:rsidP="00B6223F">
      <w:pPr>
        <w:tabs>
          <w:tab w:val="left" w:pos="1050"/>
        </w:tabs>
        <w:rPr>
          <w:del w:id="74" w:author="Siva Rama Varma P" w:date="2023-10-15T10:33:00Z"/>
        </w:rPr>
      </w:pPr>
      <w:ins w:id="75" w:author="Siva Rama Varma P" w:date="2023-10-15T10:32:00Z">
        <w:r>
          <w:tab/>
        </w:r>
        <w:r>
          <w:br w:type="textWrapping" w:clear="all"/>
        </w:r>
      </w:ins>
    </w:p>
    <w:p w14:paraId="67F6A6E0" w14:textId="77777777" w:rsidR="00D844A0" w:rsidRDefault="00D844A0" w:rsidP="00B6223F">
      <w:pPr>
        <w:tabs>
          <w:tab w:val="left" w:pos="1050"/>
        </w:tabs>
        <w:rPr>
          <w:ins w:id="76" w:author="Siva Rama Varma P" w:date="2023-10-15T10:36:00Z"/>
        </w:rPr>
        <w:pPrChange w:id="77" w:author="Siva Rama Varma P" w:date="2023-10-15T10:32:00Z">
          <w:pPr/>
        </w:pPrChange>
      </w:pPr>
    </w:p>
    <w:p w14:paraId="7A399FE1" w14:textId="77777777" w:rsidR="00592225" w:rsidDel="00B6223F" w:rsidRDefault="00592225" w:rsidP="00FA4739">
      <w:pPr>
        <w:rPr>
          <w:del w:id="78" w:author="Siva Rama Varma P" w:date="2023-10-15T10:33:00Z"/>
        </w:rPr>
      </w:pPr>
    </w:p>
    <w:p w14:paraId="0A0D32C5" w14:textId="77777777" w:rsidR="00592225" w:rsidDel="00B6223F" w:rsidRDefault="00592225" w:rsidP="00FA4739">
      <w:pPr>
        <w:rPr>
          <w:del w:id="79" w:author="Siva Rama Varma P" w:date="2023-10-15T10:33:00Z"/>
        </w:rPr>
      </w:pPr>
    </w:p>
    <w:p w14:paraId="2E4C8CBB" w14:textId="77777777" w:rsidR="00592225" w:rsidDel="00B6223F" w:rsidRDefault="00592225" w:rsidP="00FA4739">
      <w:pPr>
        <w:rPr>
          <w:del w:id="80" w:author="Siva Rama Varma P" w:date="2023-10-15T10:33:00Z"/>
        </w:rPr>
      </w:pPr>
    </w:p>
    <w:p w14:paraId="57FE75DB" w14:textId="77777777" w:rsidR="00592225" w:rsidRDefault="00592225" w:rsidP="00B6223F">
      <w:pPr>
        <w:tabs>
          <w:tab w:val="left" w:pos="1050"/>
        </w:tabs>
        <w:pPrChange w:id="81" w:author="Siva Rama Varma P" w:date="2023-10-15T10:33:00Z">
          <w:pPr/>
        </w:pPrChange>
      </w:pPr>
    </w:p>
    <w:p w14:paraId="26A76F39" w14:textId="77777777" w:rsidR="00D844A0" w:rsidRDefault="00B6223F" w:rsidP="00FA4739">
      <w:pPr>
        <w:rPr>
          <w:ins w:id="82" w:author="Siva Rama Varma P" w:date="2023-10-15T10:36:00Z"/>
        </w:rPr>
      </w:pPr>
      <w:moveToRangeStart w:id="83" w:author="Siva Rama Varma P" w:date="2023-10-15T10:32:00Z" w:name="move148258388"/>
      <w:moveTo w:id="84" w:author="Siva Rama Varma P" w:date="2023-10-15T10:32:00Z">
        <w:r w:rsidRPr="00592225">
          <w:rPr>
            <w:noProof/>
          </w:rPr>
          <w:drawing>
            <wp:anchor distT="0" distB="0" distL="114300" distR="114300" simplePos="0" relativeHeight="251680768" behindDoc="0" locked="0" layoutInCell="1" allowOverlap="1" wp14:anchorId="2AF08B81" wp14:editId="56AE117D">
              <wp:simplePos x="914400" y="6116955"/>
              <wp:positionH relativeFrom="column">
                <wp:align>left</wp:align>
              </wp:positionH>
              <wp:positionV relativeFrom="paragraph">
                <wp:align>top</wp:align>
              </wp:positionV>
              <wp:extent cx="3695065" cy="3019425"/>
              <wp:effectExtent l="0" t="0" r="63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95065" cy="3019425"/>
                      </a:xfrm>
                      <a:prstGeom prst="rect">
                        <a:avLst/>
                      </a:prstGeom>
                    </pic:spPr>
                  </pic:pic>
                </a:graphicData>
              </a:graphic>
            </wp:anchor>
          </w:drawing>
        </w:r>
      </w:moveTo>
      <w:moveToRangeEnd w:id="83"/>
    </w:p>
    <w:p w14:paraId="6192F6DD" w14:textId="77777777" w:rsidR="00D844A0" w:rsidRDefault="00D844A0" w:rsidP="00D844A0">
      <w:pPr>
        <w:rPr>
          <w:ins w:id="85" w:author="Siva Rama Varma P" w:date="2023-10-15T10:38:00Z"/>
        </w:rPr>
      </w:pPr>
    </w:p>
    <w:p w14:paraId="135FDD66" w14:textId="77777777" w:rsidR="00D844A0" w:rsidRDefault="00D844A0" w:rsidP="00D844A0">
      <w:pPr>
        <w:rPr>
          <w:ins w:id="86" w:author="Siva Rama Varma P" w:date="2023-10-15T10:38:00Z"/>
        </w:rPr>
      </w:pPr>
    </w:p>
    <w:p w14:paraId="62C70E75" w14:textId="645B0872" w:rsidR="00D844A0" w:rsidRDefault="00D844A0" w:rsidP="00D844A0">
      <w:pPr>
        <w:rPr>
          <w:ins w:id="87" w:author="Siva Rama Varma P" w:date="2023-10-15T10:36:00Z"/>
        </w:rPr>
      </w:pPr>
      <w:ins w:id="88" w:author="Siva Rama Varma P" w:date="2023-10-15T10:36:00Z">
        <w:r>
          <w:t xml:space="preserve">Coming to manufacturing, </w:t>
        </w:r>
      </w:ins>
      <w:ins w:id="89" w:author="Siva Rama Varma P" w:date="2023-10-15T10:37:00Z">
        <w:r>
          <w:t>more top brands laptops are getting manufactured than any other laptops where more notebooks are getting manufactured for daily usage with SSD storag</w:t>
        </w:r>
      </w:ins>
      <w:ins w:id="90" w:author="Siva Rama Varma P" w:date="2023-10-15T10:38:00Z">
        <w:r>
          <w:t>e with Intel Processor.</w:t>
        </w:r>
      </w:ins>
    </w:p>
    <w:p w14:paraId="1BBC2652" w14:textId="0062A0FF" w:rsidR="00592225" w:rsidRDefault="00D844A0" w:rsidP="00FA4739">
      <w:ins w:id="91" w:author="Siva Rama Varma P" w:date="2023-10-15T10:36:00Z">
        <w:r>
          <w:br w:type="textWrapping" w:clear="all"/>
        </w:r>
      </w:ins>
    </w:p>
    <w:p w14:paraId="34779F3C" w14:textId="77777777" w:rsidR="00592225" w:rsidRDefault="00592225" w:rsidP="00FA4739"/>
    <w:p w14:paraId="512B0975" w14:textId="77777777" w:rsidR="00592225" w:rsidRDefault="00592225" w:rsidP="00FA4739"/>
    <w:p w14:paraId="019D1776" w14:textId="1DC8C0AC" w:rsidR="00FA4739" w:rsidDel="00D844A0" w:rsidRDefault="00592225" w:rsidP="00592225">
      <w:pPr>
        <w:ind w:left="3600" w:firstLine="720"/>
        <w:rPr>
          <w:del w:id="92" w:author="Siva Rama Varma P" w:date="2023-10-15T10:38:00Z"/>
        </w:rPr>
      </w:pPr>
      <w:moveFromRangeStart w:id="93" w:author="Siva Rama Varma P" w:date="2023-10-15T10:32:00Z" w:name="move148258388"/>
      <w:moveFrom w:id="94" w:author="Siva Rama Varma P" w:date="2023-10-15T10:32:00Z">
        <w:r w:rsidRPr="00592225" w:rsidDel="00B6223F">
          <w:rPr>
            <w:noProof/>
          </w:rPr>
          <w:drawing>
            <wp:inline distT="0" distB="0" distL="0" distR="0" wp14:anchorId="095BF47D" wp14:editId="016F5F84">
              <wp:extent cx="3390900" cy="2770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2641" cy="2780444"/>
                      </a:xfrm>
                      <a:prstGeom prst="rect">
                        <a:avLst/>
                      </a:prstGeom>
                    </pic:spPr>
                  </pic:pic>
                </a:graphicData>
              </a:graphic>
            </wp:inline>
          </w:drawing>
        </w:r>
      </w:moveFrom>
      <w:moveFromRangeEnd w:id="93"/>
    </w:p>
    <w:p w14:paraId="15BA61C1" w14:textId="2A44E1D6" w:rsidR="00592225" w:rsidDel="00D844A0" w:rsidRDefault="00592225" w:rsidP="00592225">
      <w:pPr>
        <w:rPr>
          <w:del w:id="95" w:author="Siva Rama Varma P" w:date="2023-10-15T10:38:00Z"/>
        </w:rPr>
      </w:pPr>
    </w:p>
    <w:p w14:paraId="2F98957A" w14:textId="0BAB2EC8" w:rsidR="00592225" w:rsidDel="00D844A0" w:rsidRDefault="00592225" w:rsidP="00592225">
      <w:pPr>
        <w:rPr>
          <w:del w:id="96" w:author="Siva Rama Varma P" w:date="2023-10-15T10:36:00Z"/>
        </w:rPr>
      </w:pPr>
    </w:p>
    <w:p w14:paraId="040870A4" w14:textId="77777777" w:rsidR="00592225" w:rsidDel="00B6223F" w:rsidRDefault="00592225" w:rsidP="00592225">
      <w:pPr>
        <w:rPr>
          <w:del w:id="97" w:author="Siva Rama Varma P" w:date="2023-10-15T10:27:00Z"/>
        </w:rPr>
      </w:pPr>
    </w:p>
    <w:p w14:paraId="4D33316C" w14:textId="77777777" w:rsidR="00B6223F" w:rsidRDefault="00B6223F" w:rsidP="00D844A0">
      <w:pPr>
        <w:ind w:left="3600" w:firstLine="720"/>
        <w:rPr>
          <w:ins w:id="98" w:author="Siva Rama Varma P" w:date="2023-10-15T10:27:00Z"/>
        </w:rPr>
        <w:pPrChange w:id="99" w:author="Siva Rama Varma P" w:date="2023-10-15T10:38:00Z">
          <w:pPr/>
        </w:pPrChange>
      </w:pPr>
    </w:p>
    <w:p w14:paraId="1272276A" w14:textId="3722CD85" w:rsidR="00592225" w:rsidRDefault="00592225" w:rsidP="00592225">
      <w:r w:rsidRPr="005A6486">
        <w:rPr>
          <w:b/>
          <w:bCs/>
          <w:i/>
          <w:iCs/>
          <w:rPrChange w:id="100" w:author="Siva Rama Varma P" w:date="2023-10-15T11:15:00Z">
            <w:rPr/>
          </w:rPrChange>
        </w:rPr>
        <w:t>Box Plot</w:t>
      </w:r>
      <w:r>
        <w:t xml:space="preserve"> for few attributes w.r.t price and their inferences:</w:t>
      </w:r>
    </w:p>
    <w:p w14:paraId="799FCD76" w14:textId="77777777" w:rsidR="00795223" w:rsidRDefault="00592225" w:rsidP="00592225">
      <w:pPr>
        <w:rPr>
          <w:ins w:id="101" w:author="Siva Rama Varma P" w:date="2023-10-15T10:48:00Z"/>
        </w:rPr>
      </w:pPr>
      <w:r w:rsidRPr="00592225">
        <w:rPr>
          <w:noProof/>
        </w:rPr>
        <w:drawing>
          <wp:anchor distT="0" distB="0" distL="114300" distR="114300" simplePos="0" relativeHeight="251681792" behindDoc="0" locked="0" layoutInCell="1" allowOverlap="1" wp14:anchorId="3BCBE089" wp14:editId="466F6E96">
            <wp:simplePos x="914400" y="1773555"/>
            <wp:positionH relativeFrom="column">
              <wp:align>left</wp:align>
            </wp:positionH>
            <wp:positionV relativeFrom="paragraph">
              <wp:align>top</wp:align>
            </wp:positionV>
            <wp:extent cx="3958590" cy="3067050"/>
            <wp:effectExtent l="0" t="0" r="381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58590" cy="3067050"/>
                    </a:xfrm>
                    <a:prstGeom prst="rect">
                      <a:avLst/>
                    </a:prstGeom>
                  </pic:spPr>
                </pic:pic>
              </a:graphicData>
            </a:graphic>
          </wp:anchor>
        </w:drawing>
      </w:r>
    </w:p>
    <w:p w14:paraId="6EACB01C" w14:textId="38D54B04" w:rsidR="00795223" w:rsidRDefault="00795223" w:rsidP="00795223">
      <w:pPr>
        <w:rPr>
          <w:ins w:id="102" w:author="Siva Rama Varma P" w:date="2023-10-15T10:48:00Z"/>
        </w:rPr>
      </w:pPr>
      <w:ins w:id="103" w:author="Siva Rama Varma P" w:date="2023-10-15T10:48:00Z">
        <w:r>
          <w:t xml:space="preserve">From this box plot, we can </w:t>
        </w:r>
      </w:ins>
      <w:ins w:id="104" w:author="Siva Rama Varma P" w:date="2023-10-15T10:49:00Z">
        <w:r>
          <w:t>observe that generally</w:t>
        </w:r>
      </w:ins>
      <w:ins w:id="105" w:author="Siva Rama Varma P" w:date="2023-10-15T10:50:00Z">
        <w:r>
          <w:t xml:space="preserve"> laptops with</w:t>
        </w:r>
      </w:ins>
      <w:ins w:id="106" w:author="Siva Rama Varma P" w:date="2023-10-15T10:49:00Z">
        <w:r>
          <w:t xml:space="preserve"> Intel </w:t>
        </w:r>
      </w:ins>
      <w:ins w:id="107" w:author="Siva Rama Varma P" w:date="2023-10-15T10:50:00Z">
        <w:r>
          <w:t>GPU</w:t>
        </w:r>
      </w:ins>
      <w:ins w:id="108" w:author="Siva Rama Varma P" w:date="2023-10-15T10:49:00Z">
        <w:r>
          <w:t xml:space="preserve"> starts from low price to </w:t>
        </w:r>
      </w:ins>
      <w:ins w:id="109" w:author="Siva Rama Varma P" w:date="2023-10-15T10:50:00Z">
        <w:r>
          <w:t>mid-price</w:t>
        </w:r>
      </w:ins>
      <w:ins w:id="110" w:author="Siva Rama Varma P" w:date="2023-10-15T10:49:00Z">
        <w:r>
          <w:t>, with more products of comparatively less price</w:t>
        </w:r>
      </w:ins>
      <w:ins w:id="111" w:author="Siva Rama Varma P" w:date="2023-10-15T10:50:00Z">
        <w:r>
          <w:t>, and AMD maintains certain standards with it’s price ranges at a good c</w:t>
        </w:r>
      </w:ins>
      <w:ins w:id="112" w:author="Siva Rama Varma P" w:date="2023-10-15T10:51:00Z">
        <w:r>
          <w:t>ost, whereas Nvidia starts with it basic variants to the high end one’s.</w:t>
        </w:r>
      </w:ins>
    </w:p>
    <w:p w14:paraId="14C236B3" w14:textId="029A25E7" w:rsidR="00592225" w:rsidRDefault="00795223" w:rsidP="00592225">
      <w:ins w:id="113" w:author="Siva Rama Varma P" w:date="2023-10-15T10:48:00Z">
        <w:r>
          <w:br w:type="textWrapping" w:clear="all"/>
        </w:r>
      </w:ins>
    </w:p>
    <w:p w14:paraId="52241338" w14:textId="77777777" w:rsidR="00592225" w:rsidRDefault="00592225" w:rsidP="00592225"/>
    <w:p w14:paraId="6847B780" w14:textId="77777777" w:rsidR="00592225" w:rsidRDefault="00592225" w:rsidP="00592225"/>
    <w:p w14:paraId="15479066" w14:textId="6CCE806E" w:rsidR="00592225" w:rsidRDefault="00592225" w:rsidP="00592225"/>
    <w:p w14:paraId="37E4BA18" w14:textId="77777777" w:rsidR="00795223" w:rsidRDefault="00795223" w:rsidP="00592225">
      <w:pPr>
        <w:rPr>
          <w:ins w:id="114" w:author="Siva Rama Varma P" w:date="2023-10-15T10:51:00Z"/>
        </w:rPr>
      </w:pPr>
      <w:moveToRangeStart w:id="115" w:author="Siva Rama Varma P" w:date="2023-10-15T10:48:00Z" w:name="move148259327"/>
      <w:moveTo w:id="116" w:author="Siva Rama Varma P" w:date="2023-10-15T10:48:00Z">
        <w:r w:rsidRPr="00592225">
          <w:rPr>
            <w:noProof/>
          </w:rPr>
          <w:drawing>
            <wp:anchor distT="0" distB="0" distL="114300" distR="114300" simplePos="0" relativeHeight="251682816" behindDoc="0" locked="0" layoutInCell="1" allowOverlap="1" wp14:anchorId="630FF998" wp14:editId="11E3C0CF">
              <wp:simplePos x="914400" y="5983605"/>
              <wp:positionH relativeFrom="column">
                <wp:align>left</wp:align>
              </wp:positionH>
              <wp:positionV relativeFrom="paragraph">
                <wp:align>top</wp:align>
              </wp:positionV>
              <wp:extent cx="3967480" cy="27432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67480" cy="2743200"/>
                      </a:xfrm>
                      <a:prstGeom prst="rect">
                        <a:avLst/>
                      </a:prstGeom>
                    </pic:spPr>
                  </pic:pic>
                </a:graphicData>
              </a:graphic>
            </wp:anchor>
          </w:drawing>
        </w:r>
      </w:moveTo>
      <w:moveToRangeEnd w:id="115"/>
    </w:p>
    <w:p w14:paraId="659C82E1" w14:textId="77777777" w:rsidR="00795223" w:rsidRDefault="00795223" w:rsidP="00592225">
      <w:pPr>
        <w:rPr>
          <w:ins w:id="117" w:author="Siva Rama Varma P" w:date="2023-10-15T10:51:00Z"/>
        </w:rPr>
      </w:pPr>
    </w:p>
    <w:p w14:paraId="73207A77" w14:textId="77777777" w:rsidR="00795223" w:rsidRDefault="00795223" w:rsidP="00795223">
      <w:pPr>
        <w:tabs>
          <w:tab w:val="center" w:pos="1299"/>
        </w:tabs>
        <w:rPr>
          <w:ins w:id="118" w:author="Siva Rama Varma P" w:date="2023-10-15T10:52:00Z"/>
        </w:rPr>
      </w:pPr>
    </w:p>
    <w:p w14:paraId="4921F93E" w14:textId="442FA6D8" w:rsidR="00592225" w:rsidRDefault="00795223" w:rsidP="00795223">
      <w:pPr>
        <w:tabs>
          <w:tab w:val="center" w:pos="1299"/>
        </w:tabs>
        <w:pPrChange w:id="119" w:author="Siva Rama Varma P" w:date="2023-10-15T10:51:00Z">
          <w:pPr/>
        </w:pPrChange>
      </w:pPr>
      <w:ins w:id="120" w:author="Siva Rama Varma P" w:date="2023-10-15T10:51:00Z">
        <w:r>
          <w:t xml:space="preserve">From this box plot, </w:t>
        </w:r>
      </w:ins>
      <w:ins w:id="121" w:author="Siva Rama Varma P" w:date="2023-10-15T10:52:00Z">
        <w:r>
          <w:t xml:space="preserve">the major </w:t>
        </w:r>
      </w:ins>
      <w:ins w:id="122" w:author="Siva Rama Varma P" w:date="2023-10-15T10:51:00Z">
        <w:r>
          <w:t xml:space="preserve">observation </w:t>
        </w:r>
      </w:ins>
      <w:ins w:id="123" w:author="Siva Rama Varma P" w:date="2023-10-15T10:52:00Z">
        <w:r>
          <w:t xml:space="preserve">is </w:t>
        </w:r>
      </w:ins>
      <w:ins w:id="124" w:author="Siva Rama Varma P" w:date="2023-10-15T10:51:00Z">
        <w:r>
          <w:t>w.r.t the Chinese br</w:t>
        </w:r>
      </w:ins>
      <w:ins w:id="125" w:author="Siva Rama Varma P" w:date="2023-10-15T10:52:00Z">
        <w:r>
          <w:t>ands where the cost generally ranges low, but there are a few with high prices too.</w:t>
        </w:r>
      </w:ins>
      <w:ins w:id="126" w:author="Siva Rama Varma P" w:date="2023-10-15T10:51:00Z">
        <w:r>
          <w:br w:type="textWrapping" w:clear="all"/>
        </w:r>
      </w:ins>
    </w:p>
    <w:p w14:paraId="014A6A1E" w14:textId="77777777" w:rsidR="00592225" w:rsidRDefault="00592225" w:rsidP="00592225"/>
    <w:p w14:paraId="154DD96D" w14:textId="77777777" w:rsidR="00592225" w:rsidRDefault="00592225" w:rsidP="00592225"/>
    <w:p w14:paraId="63F9EA51" w14:textId="44B49169" w:rsidR="00592225" w:rsidRDefault="00592225" w:rsidP="00592225">
      <w:pPr>
        <w:ind w:left="2880"/>
      </w:pPr>
      <w:r>
        <w:t xml:space="preserve">  </w:t>
      </w:r>
      <w:moveFromRangeStart w:id="127" w:author="Siva Rama Varma P" w:date="2023-10-15T10:48:00Z" w:name="move148259327"/>
      <w:moveFrom w:id="128" w:author="Siva Rama Varma P" w:date="2023-10-15T10:48:00Z">
        <w:r w:rsidRPr="00592225" w:rsidDel="00795223">
          <w:rPr>
            <w:noProof/>
          </w:rPr>
          <w:drawing>
            <wp:inline distT="0" distB="0" distL="0" distR="0" wp14:anchorId="5FF27861" wp14:editId="4EBE632C">
              <wp:extent cx="4011929" cy="2773680"/>
              <wp:effectExtent l="0" t="0" r="825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5817" cy="2776368"/>
                      </a:xfrm>
                      <a:prstGeom prst="rect">
                        <a:avLst/>
                      </a:prstGeom>
                    </pic:spPr>
                  </pic:pic>
                </a:graphicData>
              </a:graphic>
            </wp:inline>
          </w:drawing>
        </w:r>
      </w:moveFrom>
      <w:moveFromRangeEnd w:id="127"/>
    </w:p>
    <w:p w14:paraId="1B63E2BB" w14:textId="61FDCEE9" w:rsidR="00592225" w:rsidRDefault="00592225" w:rsidP="00592225"/>
    <w:p w14:paraId="60F7BC93" w14:textId="1B0A3DE1" w:rsidR="00592225" w:rsidDel="00E62867" w:rsidRDefault="00592225" w:rsidP="00592225">
      <w:pPr>
        <w:rPr>
          <w:del w:id="129" w:author="Siva Rama Varma P" w:date="2023-10-15T11:03:00Z"/>
        </w:rPr>
      </w:pPr>
    </w:p>
    <w:p w14:paraId="72F4987B" w14:textId="6952D6A1" w:rsidR="00592225" w:rsidDel="00B6223F" w:rsidRDefault="00592225" w:rsidP="00592225">
      <w:pPr>
        <w:rPr>
          <w:del w:id="130" w:author="Siva Rama Varma P" w:date="2023-10-15T10:27:00Z"/>
        </w:rPr>
      </w:pPr>
    </w:p>
    <w:p w14:paraId="5EA1358B" w14:textId="77777777" w:rsidR="00B6223F" w:rsidRDefault="00B6223F" w:rsidP="00592225">
      <w:pPr>
        <w:rPr>
          <w:ins w:id="131" w:author="Siva Rama Varma P" w:date="2023-10-15T10:27:00Z"/>
        </w:rPr>
      </w:pPr>
    </w:p>
    <w:p w14:paraId="2A00D5B3" w14:textId="3BDB1429" w:rsidR="00592225" w:rsidRDefault="00592225" w:rsidP="00592225">
      <w:r w:rsidRPr="005A6486">
        <w:rPr>
          <w:b/>
          <w:bCs/>
          <w:i/>
          <w:iCs/>
          <w:rPrChange w:id="132" w:author="Siva Rama Varma P" w:date="2023-10-15T11:16:00Z">
            <w:rPr/>
          </w:rPrChange>
        </w:rPr>
        <w:t>Scatter Plot</w:t>
      </w:r>
      <w:r>
        <w:t xml:space="preserve"> for few attributes w.r.t price and their inferences:</w:t>
      </w:r>
    </w:p>
    <w:p w14:paraId="432DC00A" w14:textId="561657F2" w:rsidR="004424A5" w:rsidRDefault="004424A5" w:rsidP="00592225">
      <w:pPr>
        <w:rPr>
          <w:ins w:id="133" w:author="Siva Rama Varma P" w:date="2023-10-15T11:01:00Z"/>
        </w:rPr>
      </w:pPr>
      <w:ins w:id="134" w:author="Siva Rama Varma P" w:date="2023-10-15T10:59:00Z">
        <w:r>
          <w:t xml:space="preserve">Scatter Plot </w:t>
        </w:r>
        <w:r w:rsidR="00E20656">
          <w:t xml:space="preserve">is done for two continuous </w:t>
        </w:r>
      </w:ins>
      <w:ins w:id="135" w:author="Siva Rama Varma P" w:date="2023-10-15T11:01:00Z">
        <w:r w:rsidR="00E62867">
          <w:t>variables</w:t>
        </w:r>
      </w:ins>
      <w:ins w:id="136" w:author="Siva Rama Varma P" w:date="2023-10-15T10:59:00Z">
        <w:r w:rsidR="00E20656">
          <w:t xml:space="preserve"> by taking one on the x-axis and the other on y-axis</w:t>
        </w:r>
      </w:ins>
      <w:ins w:id="137" w:author="Siva Rama Varma P" w:date="2023-10-15T11:03:00Z">
        <w:r w:rsidR="00E62867">
          <w:t xml:space="preserve"> based on other variable (hue).</w:t>
        </w:r>
      </w:ins>
    </w:p>
    <w:p w14:paraId="784B4E71" w14:textId="68E0FFF5" w:rsidR="00E62867" w:rsidRDefault="00E62867" w:rsidP="00592225">
      <w:pPr>
        <w:rPr>
          <w:ins w:id="138" w:author="Siva Rama Varma P" w:date="2023-10-15T11:01:00Z"/>
        </w:rPr>
      </w:pPr>
    </w:p>
    <w:p w14:paraId="368A1CB6" w14:textId="77777777" w:rsidR="00E62867" w:rsidRDefault="00E62867" w:rsidP="00592225">
      <w:pPr>
        <w:rPr>
          <w:ins w:id="139" w:author="Siva Rama Varma P" w:date="2023-10-15T11:02:00Z"/>
        </w:rPr>
      </w:pPr>
      <w:moveToRangeStart w:id="140" w:author="Siva Rama Varma P" w:date="2023-10-15T11:01:00Z" w:name="move148260134"/>
      <w:moveTo w:id="141" w:author="Siva Rama Varma P" w:date="2023-10-15T11:01:00Z">
        <w:r w:rsidRPr="00592225">
          <w:rPr>
            <w:noProof/>
          </w:rPr>
          <w:drawing>
            <wp:anchor distT="0" distB="0" distL="114300" distR="114300" simplePos="0" relativeHeight="251683840" behindDoc="0" locked="0" layoutInCell="1" allowOverlap="1" wp14:anchorId="5022F01D" wp14:editId="7EDD7D30">
              <wp:simplePos x="914400" y="2630805"/>
              <wp:positionH relativeFrom="column">
                <wp:align>left</wp:align>
              </wp:positionH>
              <wp:positionV relativeFrom="paragraph">
                <wp:align>top</wp:align>
              </wp:positionV>
              <wp:extent cx="3653790" cy="2828925"/>
              <wp:effectExtent l="0" t="0" r="3810" b="952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53790" cy="2828925"/>
                      </a:xfrm>
                      <a:prstGeom prst="rect">
                        <a:avLst/>
                      </a:prstGeom>
                    </pic:spPr>
                  </pic:pic>
                </a:graphicData>
              </a:graphic>
            </wp:anchor>
          </w:drawing>
        </w:r>
      </w:moveTo>
      <w:moveToRangeEnd w:id="140"/>
    </w:p>
    <w:p w14:paraId="554039E4" w14:textId="0F94EE38" w:rsidR="00E62867" w:rsidRDefault="00E62867" w:rsidP="00E62867">
      <w:pPr>
        <w:rPr>
          <w:ins w:id="142" w:author="Siva Rama Varma P" w:date="2023-10-15T11:03:00Z"/>
        </w:rPr>
      </w:pPr>
      <w:ins w:id="143" w:author="Siva Rama Varma P" w:date="2023-10-15T11:02:00Z">
        <w:r>
          <w:t>This scatter plot is based on Weight and Pric</w:t>
        </w:r>
      </w:ins>
      <w:ins w:id="144" w:author="Siva Rama Varma P" w:date="2023-10-15T11:03:00Z">
        <w:r>
          <w:t>e of the laptops based on hue Screen.</w:t>
        </w:r>
      </w:ins>
    </w:p>
    <w:p w14:paraId="5F8386C6" w14:textId="433D7ED2" w:rsidR="00E62867" w:rsidRPr="00E62867" w:rsidRDefault="00E62867" w:rsidP="00E62867">
      <w:pPr>
        <w:rPr>
          <w:ins w:id="145" w:author="Siva Rama Varma P" w:date="2023-10-15T11:02:00Z"/>
        </w:rPr>
      </w:pPr>
      <w:ins w:id="146" w:author="Siva Rama Varma P" w:date="2023-10-15T11:03:00Z">
        <w:r>
          <w:t>We can inf</w:t>
        </w:r>
      </w:ins>
      <w:ins w:id="147" w:author="Siva Rama Varma P" w:date="2023-10-15T11:04:00Z">
        <w:r>
          <w:t>er that, generally the weight of the touch screen laptop generally ranges low, as they are used for commercial purpose for instance office etc.</w:t>
        </w:r>
      </w:ins>
      <w:ins w:id="148" w:author="Siva Rama Varma P" w:date="2023-10-15T11:05:00Z">
        <w:r>
          <w:t xml:space="preserve"> And Non touch laptops are distributed across many weights and price ranges</w:t>
        </w:r>
      </w:ins>
    </w:p>
    <w:p w14:paraId="580F52E0" w14:textId="0CF3F5ED" w:rsidR="00E62867" w:rsidRPr="00E62867" w:rsidRDefault="00E62867" w:rsidP="00E62867">
      <w:pPr>
        <w:rPr>
          <w:ins w:id="149" w:author="Siva Rama Varma P" w:date="2023-10-15T11:02:00Z"/>
        </w:rPr>
      </w:pPr>
    </w:p>
    <w:p w14:paraId="02F4B32C" w14:textId="77777777" w:rsidR="00E62867" w:rsidRPr="00E62867" w:rsidRDefault="00E62867" w:rsidP="00E62867">
      <w:pPr>
        <w:rPr>
          <w:ins w:id="150" w:author="Siva Rama Varma P" w:date="2023-10-15T11:02:00Z"/>
        </w:rPr>
      </w:pPr>
    </w:p>
    <w:p w14:paraId="52A4ABE8" w14:textId="77777777" w:rsidR="00E62867" w:rsidRPr="00E62867" w:rsidRDefault="00E62867" w:rsidP="00E62867">
      <w:pPr>
        <w:rPr>
          <w:ins w:id="151" w:author="Siva Rama Varma P" w:date="2023-10-15T11:02:00Z"/>
        </w:rPr>
      </w:pPr>
    </w:p>
    <w:p w14:paraId="73240F6C" w14:textId="53D64F1E" w:rsidR="00E62867" w:rsidRDefault="00E62867" w:rsidP="00592225">
      <w:pPr>
        <w:rPr>
          <w:ins w:id="152" w:author="Siva Rama Varma P" w:date="2023-10-15T11:02:00Z"/>
        </w:rPr>
      </w:pPr>
      <w:ins w:id="153" w:author="Siva Rama Varma P" w:date="2023-10-15T11:00:00Z">
        <w:r w:rsidRPr="00592225">
          <w:rPr>
            <w:noProof/>
          </w:rPr>
          <w:drawing>
            <wp:anchor distT="0" distB="0" distL="114300" distR="114300" simplePos="0" relativeHeight="251686912" behindDoc="0" locked="0" layoutInCell="1" allowOverlap="1" wp14:anchorId="7FE981E1" wp14:editId="3C28A20E">
              <wp:simplePos x="0" y="0"/>
              <wp:positionH relativeFrom="column">
                <wp:posOffset>0</wp:posOffset>
              </wp:positionH>
              <wp:positionV relativeFrom="paragraph">
                <wp:posOffset>287020</wp:posOffset>
              </wp:positionV>
              <wp:extent cx="3647440" cy="287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47440" cy="2876550"/>
                      </a:xfrm>
                      <a:prstGeom prst="rect">
                        <a:avLst/>
                      </a:prstGeom>
                    </pic:spPr>
                  </pic:pic>
                </a:graphicData>
              </a:graphic>
            </wp:anchor>
          </w:drawing>
        </w:r>
      </w:ins>
    </w:p>
    <w:p w14:paraId="1533FC36" w14:textId="77777777" w:rsidR="00E62867" w:rsidRDefault="00E62867" w:rsidP="00592225">
      <w:pPr>
        <w:rPr>
          <w:ins w:id="154" w:author="Siva Rama Varma P" w:date="2023-10-15T11:06:00Z"/>
        </w:rPr>
      </w:pPr>
    </w:p>
    <w:p w14:paraId="3B79E09E" w14:textId="77777777" w:rsidR="00E62867" w:rsidRDefault="00E62867" w:rsidP="00E62867">
      <w:pPr>
        <w:rPr>
          <w:ins w:id="155" w:author="Siva Rama Varma P" w:date="2023-10-15T11:08:00Z"/>
        </w:rPr>
      </w:pPr>
    </w:p>
    <w:p w14:paraId="30B26ED9" w14:textId="34FBD07B" w:rsidR="00E62867" w:rsidRDefault="00E62867" w:rsidP="00E62867">
      <w:pPr>
        <w:rPr>
          <w:ins w:id="156" w:author="Siva Rama Varma P" w:date="2023-10-15T11:06:00Z"/>
        </w:rPr>
      </w:pPr>
      <w:ins w:id="157" w:author="Siva Rama Varma P" w:date="2023-10-15T11:06:00Z">
        <w:r>
          <w:t xml:space="preserve">This scatter plot is based on </w:t>
        </w:r>
        <w:r>
          <w:t>Screen Size</w:t>
        </w:r>
        <w:r>
          <w:t xml:space="preserve"> and Price of the laptops based on hue Screen.</w:t>
        </w:r>
      </w:ins>
    </w:p>
    <w:p w14:paraId="7BDBC5F3" w14:textId="593DDAB2" w:rsidR="00E62867" w:rsidRDefault="00E62867" w:rsidP="00E62867">
      <w:pPr>
        <w:rPr>
          <w:ins w:id="158" w:author="Siva Rama Varma P" w:date="2023-10-15T11:06:00Z"/>
        </w:rPr>
      </w:pPr>
      <w:ins w:id="159" w:author="Siva Rama Varma P" w:date="2023-10-15T11:07:00Z">
        <w:r>
          <w:t>We can infer that, most of the top brands laptops Screen Size is nearly 15inches, but there als</w:t>
        </w:r>
      </w:ins>
      <w:ins w:id="160" w:author="Siva Rama Varma P" w:date="2023-10-15T11:08:00Z">
        <w:r>
          <w:t>o equivalently many distributed between 11,13 and 17inches.</w:t>
        </w:r>
      </w:ins>
    </w:p>
    <w:p w14:paraId="136BFC15" w14:textId="77777777" w:rsidR="00E62867" w:rsidRDefault="00E62867" w:rsidP="00592225">
      <w:pPr>
        <w:rPr>
          <w:ins w:id="161" w:author="Siva Rama Varma P" w:date="2023-10-15T11:06:00Z"/>
        </w:rPr>
      </w:pPr>
    </w:p>
    <w:p w14:paraId="1AC8411C" w14:textId="065F5C7E" w:rsidR="00E62867" w:rsidRDefault="00E62867" w:rsidP="00592225">
      <w:ins w:id="162" w:author="Siva Rama Varma P" w:date="2023-10-15T11:01:00Z">
        <w:r>
          <w:br w:type="textWrapping" w:clear="all"/>
        </w:r>
      </w:ins>
    </w:p>
    <w:p w14:paraId="5F001AE6" w14:textId="3A28BE1E" w:rsidR="00592225" w:rsidDel="00E20656" w:rsidRDefault="00592225" w:rsidP="00592225">
      <w:pPr>
        <w:rPr>
          <w:del w:id="163" w:author="Siva Rama Varma P" w:date="2023-10-15T11:00:00Z"/>
        </w:rPr>
      </w:pPr>
      <w:moveFromRangeStart w:id="164" w:author="Siva Rama Varma P" w:date="2023-10-15T11:01:00Z" w:name="move148260134"/>
      <w:moveFrom w:id="165" w:author="Siva Rama Varma P" w:date="2023-10-15T11:01:00Z">
        <w:r w:rsidRPr="00592225" w:rsidDel="00E62867">
          <w:rPr>
            <w:noProof/>
          </w:rPr>
          <w:drawing>
            <wp:inline distT="0" distB="0" distL="0" distR="0" wp14:anchorId="44000BDC" wp14:editId="48124A0F">
              <wp:extent cx="3654341" cy="282892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0668" cy="2833823"/>
                      </a:xfrm>
                      <a:prstGeom prst="rect">
                        <a:avLst/>
                      </a:prstGeom>
                    </pic:spPr>
                  </pic:pic>
                </a:graphicData>
              </a:graphic>
            </wp:inline>
          </w:drawing>
        </w:r>
      </w:moveFrom>
      <w:moveFromRangeEnd w:id="164"/>
    </w:p>
    <w:p w14:paraId="72E27530" w14:textId="351EFE9D" w:rsidR="00592225" w:rsidDel="00E20656" w:rsidRDefault="00592225" w:rsidP="00592225">
      <w:pPr>
        <w:rPr>
          <w:del w:id="166" w:author="Siva Rama Varma P" w:date="2023-10-15T11:00:00Z"/>
        </w:rPr>
      </w:pPr>
    </w:p>
    <w:p w14:paraId="011A957F" w14:textId="73E5CF0C" w:rsidR="00592225" w:rsidDel="00E20656" w:rsidRDefault="00592225" w:rsidP="00592225">
      <w:pPr>
        <w:rPr>
          <w:del w:id="167" w:author="Siva Rama Varma P" w:date="2023-10-15T11:00:00Z"/>
        </w:rPr>
      </w:pPr>
    </w:p>
    <w:p w14:paraId="5244FC1E" w14:textId="6DEADC33" w:rsidR="00592225" w:rsidRDefault="00E62867" w:rsidP="00E62867">
      <w:pPr>
        <w:tabs>
          <w:tab w:val="left" w:pos="6390"/>
        </w:tabs>
        <w:pPrChange w:id="168" w:author="Siva Rama Varma P" w:date="2023-10-15T11:01:00Z">
          <w:pPr/>
        </w:pPrChange>
      </w:pPr>
      <w:ins w:id="169" w:author="Siva Rama Varma P" w:date="2023-10-15T11:01:00Z">
        <w:r>
          <w:tab/>
        </w:r>
      </w:ins>
    </w:p>
    <w:p w14:paraId="0C3509EC" w14:textId="4671BE45" w:rsidR="00592225" w:rsidDel="00E62867" w:rsidRDefault="00592225" w:rsidP="00E62867">
      <w:pPr>
        <w:rPr>
          <w:del w:id="170" w:author="Siva Rama Varma P" w:date="2023-10-15T11:02:00Z"/>
        </w:rPr>
      </w:pPr>
    </w:p>
    <w:p w14:paraId="149D3975" w14:textId="77777777" w:rsidR="00E62867" w:rsidRDefault="00E62867" w:rsidP="00592225">
      <w:pPr>
        <w:rPr>
          <w:ins w:id="171" w:author="Siva Rama Varma P" w:date="2023-10-15T11:02:00Z"/>
        </w:rPr>
      </w:pPr>
    </w:p>
    <w:p w14:paraId="186D45C2" w14:textId="33DD28C4" w:rsidR="00592225" w:rsidDel="00E62867" w:rsidRDefault="00E20656" w:rsidP="00E62867">
      <w:pPr>
        <w:rPr>
          <w:del w:id="172" w:author="Siva Rama Varma P" w:date="2023-10-15T11:02:00Z"/>
        </w:rPr>
        <w:pPrChange w:id="173" w:author="Siva Rama Varma P" w:date="2023-10-15T11:02:00Z">
          <w:pPr>
            <w:ind w:left="2880" w:firstLine="720"/>
          </w:pPr>
        </w:pPrChange>
      </w:pPr>
      <w:moveToRangeStart w:id="174" w:author="Siva Rama Varma P" w:date="2023-10-15T11:00:00Z" w:name="move148260045"/>
      <w:moveTo w:id="175" w:author="Siva Rama Varma P" w:date="2023-10-15T11:00:00Z">
        <w:del w:id="176" w:author="Siva Rama Varma P" w:date="2023-10-15T11:02:00Z">
          <w:r w:rsidRPr="00592225" w:rsidDel="00E62867">
            <w:rPr>
              <w:noProof/>
            </w:rPr>
            <w:lastRenderedPageBreak/>
            <w:drawing>
              <wp:anchor distT="0" distB="0" distL="114300" distR="114300" simplePos="0" relativeHeight="251684864" behindDoc="0" locked="0" layoutInCell="1" allowOverlap="1" wp14:anchorId="63ABF439" wp14:editId="0EA4EF58">
                <wp:simplePos x="914400" y="6326505"/>
                <wp:positionH relativeFrom="column">
                  <wp:align>left</wp:align>
                </wp:positionH>
                <wp:positionV relativeFrom="paragraph">
                  <wp:align>top</wp:align>
                </wp:positionV>
                <wp:extent cx="3647440" cy="287655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47440" cy="2876550"/>
                        </a:xfrm>
                        <a:prstGeom prst="rect">
                          <a:avLst/>
                        </a:prstGeom>
                      </pic:spPr>
                    </pic:pic>
                  </a:graphicData>
                </a:graphic>
              </wp:anchor>
            </w:drawing>
          </w:r>
        </w:del>
      </w:moveTo>
      <w:moveToRangeEnd w:id="174"/>
    </w:p>
    <w:p w14:paraId="15C9BFB8" w14:textId="3E9E8DB4" w:rsidR="00592225" w:rsidDel="00E62867" w:rsidRDefault="00592225" w:rsidP="00E62867">
      <w:pPr>
        <w:rPr>
          <w:del w:id="177" w:author="Siva Rama Varma P" w:date="2023-10-15T11:02:00Z"/>
        </w:rPr>
        <w:pPrChange w:id="178" w:author="Siva Rama Varma P" w:date="2023-10-15T11:02:00Z">
          <w:pPr>
            <w:ind w:left="3600" w:firstLine="720"/>
          </w:pPr>
        </w:pPrChange>
      </w:pPr>
      <w:moveFromRangeStart w:id="179" w:author="Siva Rama Varma P" w:date="2023-10-15T11:00:00Z" w:name="move148260045"/>
      <w:moveFrom w:id="180" w:author="Siva Rama Varma P" w:date="2023-10-15T11:00:00Z">
        <w:del w:id="181" w:author="Siva Rama Varma P" w:date="2023-10-15T11:02:00Z">
          <w:r w:rsidRPr="00592225" w:rsidDel="00E62867">
            <w:rPr>
              <w:noProof/>
            </w:rPr>
            <w:drawing>
              <wp:inline distT="0" distB="0" distL="0" distR="0" wp14:anchorId="5EF7D332" wp14:editId="205B27DD">
                <wp:extent cx="3314229" cy="26136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6008" cy="2615063"/>
                        </a:xfrm>
                        <a:prstGeom prst="rect">
                          <a:avLst/>
                        </a:prstGeom>
                      </pic:spPr>
                    </pic:pic>
                  </a:graphicData>
                </a:graphic>
              </wp:inline>
            </w:drawing>
          </w:r>
        </w:del>
      </w:moveFrom>
      <w:moveFromRangeEnd w:id="179"/>
    </w:p>
    <w:p w14:paraId="37BF5FF9" w14:textId="4BE64902" w:rsidR="00592225" w:rsidDel="00E62867" w:rsidRDefault="00592225" w:rsidP="00E62867">
      <w:pPr>
        <w:rPr>
          <w:del w:id="182" w:author="Siva Rama Varma P" w:date="2023-10-15T11:02:00Z"/>
        </w:rPr>
        <w:pPrChange w:id="183" w:author="Siva Rama Varma P" w:date="2023-10-15T11:02:00Z">
          <w:pPr/>
        </w:pPrChange>
      </w:pPr>
    </w:p>
    <w:p w14:paraId="5C8BB142" w14:textId="761C2184" w:rsidR="00592225" w:rsidDel="00E62867" w:rsidRDefault="00592225" w:rsidP="00E62867">
      <w:pPr>
        <w:rPr>
          <w:del w:id="184" w:author="Siva Rama Varma P" w:date="2023-10-15T11:02:00Z"/>
        </w:rPr>
        <w:pPrChange w:id="185" w:author="Siva Rama Varma P" w:date="2023-10-15T11:02:00Z">
          <w:pPr/>
        </w:pPrChange>
      </w:pPr>
    </w:p>
    <w:p w14:paraId="303EBE6A" w14:textId="721BACEA" w:rsidR="00592225" w:rsidDel="00E62867" w:rsidRDefault="00592225" w:rsidP="00E62867">
      <w:pPr>
        <w:rPr>
          <w:del w:id="186" w:author="Siva Rama Varma P" w:date="2023-10-15T11:02:00Z"/>
        </w:rPr>
        <w:pPrChange w:id="187" w:author="Siva Rama Varma P" w:date="2023-10-15T11:02:00Z">
          <w:pPr/>
        </w:pPrChange>
      </w:pPr>
    </w:p>
    <w:p w14:paraId="1D5F1D62" w14:textId="77777777" w:rsidR="00B6223F" w:rsidDel="00E62867" w:rsidRDefault="00B6223F" w:rsidP="00E62867">
      <w:pPr>
        <w:rPr>
          <w:del w:id="188" w:author="Siva Rama Varma P" w:date="2023-10-15T11:02:00Z"/>
        </w:rPr>
        <w:pPrChange w:id="189" w:author="Siva Rama Varma P" w:date="2023-10-15T11:02:00Z">
          <w:pPr/>
        </w:pPrChange>
      </w:pPr>
    </w:p>
    <w:p w14:paraId="6CA6F558" w14:textId="5C1F2CF9" w:rsidR="00592225" w:rsidRDefault="00592225" w:rsidP="00E62867"/>
    <w:p w14:paraId="51D69CB4" w14:textId="77777777" w:rsidR="00E62867" w:rsidRDefault="00E62867" w:rsidP="00592225">
      <w:pPr>
        <w:rPr>
          <w:ins w:id="190" w:author="Siva Rama Varma P" w:date="2023-10-15T11:06:00Z"/>
        </w:rPr>
      </w:pPr>
    </w:p>
    <w:p w14:paraId="330D3DF9" w14:textId="05BD7FA5" w:rsidR="00592225" w:rsidRDefault="00305682" w:rsidP="00592225">
      <w:r>
        <w:t xml:space="preserve">Now, let’s try to perform some </w:t>
      </w:r>
      <w:r w:rsidRPr="005A6486">
        <w:rPr>
          <w:b/>
          <w:bCs/>
          <w:sz w:val="24"/>
          <w:szCs w:val="24"/>
          <w:rPrChange w:id="191" w:author="Siva Rama Varma P" w:date="2023-10-15T11:13:00Z">
            <w:rPr/>
          </w:rPrChange>
        </w:rPr>
        <w:t>statistical tests</w:t>
      </w:r>
      <w:r>
        <w:t>, but before doing that let’s select the continuous attributes and normalize them using boxcox transformation.</w:t>
      </w:r>
    </w:p>
    <w:p w14:paraId="599B76CD" w14:textId="4BA9DBD2" w:rsidR="00305682" w:rsidRDefault="00305682" w:rsidP="00592225">
      <w:r>
        <w:t>Before performing boxcox transformation, let’s check the skewness.</w:t>
      </w:r>
    </w:p>
    <w:p w14:paraId="3F196391" w14:textId="2923AF1D" w:rsidR="00305682" w:rsidRDefault="00305682" w:rsidP="00592225">
      <w:r w:rsidRPr="00305682">
        <w:rPr>
          <w:noProof/>
        </w:rPr>
        <w:drawing>
          <wp:anchor distT="0" distB="0" distL="114300" distR="114300" simplePos="0" relativeHeight="251670528" behindDoc="0" locked="0" layoutInCell="1" allowOverlap="1" wp14:anchorId="6B954020" wp14:editId="565C3A48">
            <wp:simplePos x="914400" y="2240280"/>
            <wp:positionH relativeFrom="column">
              <wp:align>left</wp:align>
            </wp:positionH>
            <wp:positionV relativeFrom="paragraph">
              <wp:align>top</wp:align>
            </wp:positionV>
            <wp:extent cx="3063240" cy="1722120"/>
            <wp:effectExtent l="0" t="0" r="381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63240" cy="1722120"/>
                    </a:xfrm>
                    <a:prstGeom prst="rect">
                      <a:avLst/>
                    </a:prstGeom>
                  </pic:spPr>
                </pic:pic>
              </a:graphicData>
            </a:graphic>
          </wp:anchor>
        </w:drawing>
      </w:r>
    </w:p>
    <w:p w14:paraId="10A61D3C" w14:textId="77777777" w:rsidR="00305682" w:rsidRDefault="00305682" w:rsidP="00592225"/>
    <w:p w14:paraId="4E62EE77" w14:textId="64077D4A" w:rsidR="00305682" w:rsidRDefault="00305682" w:rsidP="00592225">
      <w:r>
        <w:t xml:space="preserve">Here, we can see the skewness of each continuous attribute. Now, we should try to </w:t>
      </w:r>
      <w:r w:rsidR="00513F66">
        <w:t>find the lambda values and then apply the boxcox transformation.</w:t>
      </w:r>
    </w:p>
    <w:p w14:paraId="500274AE" w14:textId="09430D28" w:rsidR="00513F66" w:rsidRDefault="00513F66" w:rsidP="00592225"/>
    <w:p w14:paraId="6C5C781E" w14:textId="327906C4" w:rsidR="00513F66" w:rsidRDefault="00513F66" w:rsidP="00592225"/>
    <w:p w14:paraId="4228F204" w14:textId="77777777" w:rsidR="00513F66" w:rsidRDefault="00513F66" w:rsidP="00592225">
      <w:r w:rsidRPr="00513F66">
        <w:rPr>
          <w:noProof/>
        </w:rPr>
        <w:drawing>
          <wp:anchor distT="0" distB="0" distL="114300" distR="114300" simplePos="0" relativeHeight="251671552" behindDoc="0" locked="0" layoutInCell="1" allowOverlap="1" wp14:anchorId="10CD73A4" wp14:editId="4327EFF6">
            <wp:simplePos x="914400" y="4221480"/>
            <wp:positionH relativeFrom="column">
              <wp:align>left</wp:align>
            </wp:positionH>
            <wp:positionV relativeFrom="paragraph">
              <wp:align>top</wp:align>
            </wp:positionV>
            <wp:extent cx="3383280" cy="2476500"/>
            <wp:effectExtent l="0" t="0" r="762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83280" cy="2476500"/>
                    </a:xfrm>
                    <a:prstGeom prst="rect">
                      <a:avLst/>
                    </a:prstGeom>
                  </pic:spPr>
                </pic:pic>
              </a:graphicData>
            </a:graphic>
          </wp:anchor>
        </w:drawing>
      </w:r>
    </w:p>
    <w:p w14:paraId="26281716" w14:textId="77777777" w:rsidR="00513F66" w:rsidRPr="00513F66" w:rsidRDefault="00513F66" w:rsidP="00513F66"/>
    <w:p w14:paraId="0C482534" w14:textId="77777777" w:rsidR="00513F66" w:rsidRDefault="00513F66" w:rsidP="00592225"/>
    <w:p w14:paraId="68056E62" w14:textId="215F0837" w:rsidR="00513F66" w:rsidRDefault="00513F66" w:rsidP="00513F66">
      <w:r>
        <w:t>We got the lambda values, now let’s perform boxcox transformation to find the required values.</w:t>
      </w:r>
      <w:r>
        <w:br w:type="textWrapping" w:clear="all"/>
      </w:r>
    </w:p>
    <w:p w14:paraId="33A6FF33" w14:textId="77777777" w:rsidR="00513F66" w:rsidRDefault="00513F66" w:rsidP="00592225">
      <w:r w:rsidRPr="00513F66">
        <w:rPr>
          <w:noProof/>
        </w:rPr>
        <w:drawing>
          <wp:anchor distT="0" distB="0" distL="114300" distR="114300" simplePos="0" relativeHeight="251672576" behindDoc="0" locked="0" layoutInCell="1" allowOverlap="1" wp14:anchorId="3387E92B" wp14:editId="2D90CA7B">
            <wp:simplePos x="914400" y="6979920"/>
            <wp:positionH relativeFrom="column">
              <wp:align>left</wp:align>
            </wp:positionH>
            <wp:positionV relativeFrom="paragraph">
              <wp:align>top</wp:align>
            </wp:positionV>
            <wp:extent cx="3368040" cy="2110740"/>
            <wp:effectExtent l="0" t="0" r="3810"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68040" cy="2110740"/>
                    </a:xfrm>
                    <a:prstGeom prst="rect">
                      <a:avLst/>
                    </a:prstGeom>
                  </pic:spPr>
                </pic:pic>
              </a:graphicData>
            </a:graphic>
          </wp:anchor>
        </w:drawing>
      </w:r>
    </w:p>
    <w:p w14:paraId="160C400A" w14:textId="77777777" w:rsidR="00513F66" w:rsidRPr="00513F66" w:rsidRDefault="00513F66" w:rsidP="00513F66"/>
    <w:p w14:paraId="25BDE9F1" w14:textId="77777777" w:rsidR="00513F66" w:rsidRPr="00513F66" w:rsidRDefault="00513F66" w:rsidP="00513F66"/>
    <w:p w14:paraId="6A4F6C6F" w14:textId="28AA8AC3" w:rsidR="00513F66" w:rsidRDefault="00513F66" w:rsidP="00592225">
      <w:r>
        <w:t>Normalized values</w:t>
      </w:r>
    </w:p>
    <w:p w14:paraId="319A1D87" w14:textId="006B90D9" w:rsidR="00513F66" w:rsidRDefault="00513F66" w:rsidP="00592225"/>
    <w:p w14:paraId="39A08F47" w14:textId="5FA56458" w:rsidR="00513F66" w:rsidRDefault="00513F66" w:rsidP="00592225"/>
    <w:p w14:paraId="67076932" w14:textId="225B8C37" w:rsidR="00513F66" w:rsidRDefault="00513F66" w:rsidP="00592225"/>
    <w:p w14:paraId="2D1EE6C9" w14:textId="15886777" w:rsidR="00513F66" w:rsidRDefault="00513F66" w:rsidP="00592225"/>
    <w:p w14:paraId="2CF60DC8" w14:textId="767B8B6B" w:rsidR="00513F66" w:rsidRDefault="00513F66" w:rsidP="00592225"/>
    <w:p w14:paraId="7CA078EF" w14:textId="5407C459" w:rsidR="00513F66" w:rsidRDefault="00513F66" w:rsidP="00592225">
      <w:pPr>
        <w:rPr>
          <w:ins w:id="192" w:author="Siva Rama Varma P" w:date="2023-10-15T10:26:00Z"/>
        </w:rPr>
      </w:pPr>
    </w:p>
    <w:p w14:paraId="27D42F57" w14:textId="1B5F532F" w:rsidR="003D33C2" w:rsidDel="00E20656" w:rsidRDefault="003D33C2" w:rsidP="00592225">
      <w:pPr>
        <w:rPr>
          <w:del w:id="193" w:author="Siva Rama Varma P" w:date="2023-10-15T10:32:00Z"/>
        </w:rPr>
      </w:pPr>
    </w:p>
    <w:p w14:paraId="3306E1F4" w14:textId="77777777" w:rsidR="00E20656" w:rsidRDefault="00E20656" w:rsidP="00592225">
      <w:pPr>
        <w:rPr>
          <w:ins w:id="194" w:author="Siva Rama Varma P" w:date="2023-10-15T11:00:00Z"/>
        </w:rPr>
      </w:pPr>
    </w:p>
    <w:p w14:paraId="15F5BCD4" w14:textId="0F59BCC7" w:rsidR="00513F66" w:rsidDel="000B28F9" w:rsidRDefault="00513F66" w:rsidP="00592225">
      <w:pPr>
        <w:rPr>
          <w:del w:id="195" w:author="Siva Rama Varma P" w:date="2023-10-14T09:59:00Z"/>
        </w:rPr>
      </w:pPr>
    </w:p>
    <w:p w14:paraId="00ABD4C5" w14:textId="19BA5620" w:rsidR="00513F66" w:rsidDel="00B6223F" w:rsidRDefault="00513F66" w:rsidP="00592225">
      <w:pPr>
        <w:rPr>
          <w:del w:id="196" w:author="Siva Rama Varma P" w:date="2023-10-15T10:26:00Z"/>
        </w:rPr>
      </w:pPr>
    </w:p>
    <w:p w14:paraId="1C86C1E6" w14:textId="667382AD" w:rsidR="00513F66" w:rsidRDefault="00513F66" w:rsidP="00592225">
      <w:r>
        <w:t xml:space="preserve">Let’s look at the </w:t>
      </w:r>
      <w:r w:rsidRPr="005A6486">
        <w:rPr>
          <w:b/>
          <w:bCs/>
          <w:i/>
          <w:iCs/>
          <w:rPrChange w:id="197" w:author="Siva Rama Varma P" w:date="2023-10-15T11:16:00Z">
            <w:rPr/>
          </w:rPrChange>
        </w:rPr>
        <w:t>probability plot</w:t>
      </w:r>
      <w:r>
        <w:t xml:space="preserve"> below to see the difference before and after transformation.</w:t>
      </w:r>
    </w:p>
    <w:p w14:paraId="4C963D2D" w14:textId="06CDA21A" w:rsidR="00513F66" w:rsidRDefault="00513F66" w:rsidP="00513F66">
      <w:pPr>
        <w:ind w:firstLine="720"/>
      </w:pPr>
      <w:r w:rsidRPr="00513F66">
        <w:rPr>
          <w:noProof/>
        </w:rPr>
        <w:drawing>
          <wp:inline distT="0" distB="0" distL="0" distR="0" wp14:anchorId="145B964B" wp14:editId="232C7F2D">
            <wp:extent cx="4505880" cy="3676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6527" cy="3701657"/>
                    </a:xfrm>
                    <a:prstGeom prst="rect">
                      <a:avLst/>
                    </a:prstGeom>
                  </pic:spPr>
                </pic:pic>
              </a:graphicData>
            </a:graphic>
          </wp:inline>
        </w:drawing>
      </w:r>
    </w:p>
    <w:p w14:paraId="19D0831C" w14:textId="06B523D8" w:rsidR="00513F66" w:rsidRDefault="00513F66" w:rsidP="00513F66">
      <w:pPr>
        <w:ind w:firstLine="720"/>
      </w:pPr>
      <w:r w:rsidRPr="00513F66">
        <w:rPr>
          <w:noProof/>
        </w:rPr>
        <w:drawing>
          <wp:inline distT="0" distB="0" distL="0" distR="0" wp14:anchorId="4C5F940D" wp14:editId="379FA802">
            <wp:extent cx="4513975" cy="360997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3224" cy="3625369"/>
                    </a:xfrm>
                    <a:prstGeom prst="rect">
                      <a:avLst/>
                    </a:prstGeom>
                  </pic:spPr>
                </pic:pic>
              </a:graphicData>
            </a:graphic>
          </wp:inline>
        </w:drawing>
      </w:r>
    </w:p>
    <w:p w14:paraId="6E2CD468" w14:textId="24640AF5" w:rsidR="00513F66" w:rsidRDefault="000B28F9">
      <w:pPr>
        <w:rPr>
          <w:ins w:id="198" w:author="Siva Rama Varma P" w:date="2023-10-15T11:14:00Z"/>
        </w:rPr>
      </w:pPr>
      <w:ins w:id="199" w:author="Siva Rama Varma P" w:date="2023-10-14T09:59:00Z">
        <w:r>
          <w:t>Here, we can clearly see the difference between b</w:t>
        </w:r>
      </w:ins>
      <w:ins w:id="200" w:author="Siva Rama Varma P" w:date="2023-10-14T10:00:00Z">
        <w:r w:rsidR="00462770">
          <w:t>efore and after transformation of each attribute with its probability plot.</w:t>
        </w:r>
      </w:ins>
    </w:p>
    <w:p w14:paraId="2D051E04" w14:textId="77777777" w:rsidR="005A6486" w:rsidRDefault="005A6486">
      <w:pPr>
        <w:pPrChange w:id="201" w:author="Siva Rama Varma P" w:date="2023-10-14T10:00:00Z">
          <w:pPr>
            <w:ind w:firstLine="720"/>
          </w:pPr>
        </w:pPrChange>
      </w:pPr>
    </w:p>
    <w:p w14:paraId="0F4FC1AD" w14:textId="01C5CAAA" w:rsidR="00513F66" w:rsidRDefault="00513F66" w:rsidP="00513F66">
      <w:pPr>
        <w:ind w:firstLine="720"/>
      </w:pPr>
    </w:p>
    <w:p w14:paraId="11C8DBDA" w14:textId="5B63E9FB" w:rsidR="004E7B4D" w:rsidRDefault="004E7B4D" w:rsidP="00592225">
      <w:r w:rsidRPr="004E7B4D">
        <w:rPr>
          <w:noProof/>
        </w:rPr>
        <w:drawing>
          <wp:anchor distT="0" distB="0" distL="114300" distR="114300" simplePos="0" relativeHeight="251673600" behindDoc="0" locked="0" layoutInCell="1" allowOverlap="1" wp14:anchorId="5794C94C" wp14:editId="23142158">
            <wp:simplePos x="0" y="0"/>
            <wp:positionH relativeFrom="margin">
              <wp:align>left</wp:align>
            </wp:positionH>
            <wp:positionV relativeFrom="paragraph">
              <wp:posOffset>286385</wp:posOffset>
            </wp:positionV>
            <wp:extent cx="2999105" cy="30708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99105" cy="3070860"/>
                    </a:xfrm>
                    <a:prstGeom prst="rect">
                      <a:avLst/>
                    </a:prstGeom>
                  </pic:spPr>
                </pic:pic>
              </a:graphicData>
            </a:graphic>
            <wp14:sizeRelH relativeFrom="margin">
              <wp14:pctWidth>0</wp14:pctWidth>
            </wp14:sizeRelH>
            <wp14:sizeRelV relativeFrom="margin">
              <wp14:pctHeight>0</wp14:pctHeight>
            </wp14:sizeRelV>
          </wp:anchor>
        </w:drawing>
      </w:r>
    </w:p>
    <w:p w14:paraId="5C68CC1C" w14:textId="5162EE7C" w:rsidR="004E7B4D" w:rsidRDefault="004E7B4D" w:rsidP="00592225"/>
    <w:p w14:paraId="052E29C5" w14:textId="77777777" w:rsidR="000B28F9" w:rsidRDefault="000B28F9" w:rsidP="000B28F9">
      <w:pPr>
        <w:rPr>
          <w:ins w:id="202" w:author="Siva Rama Varma P" w:date="2023-10-14T09:57:00Z"/>
        </w:rPr>
      </w:pPr>
    </w:p>
    <w:p w14:paraId="1D8277DF" w14:textId="036B665E" w:rsidR="004E7B4D" w:rsidRPr="004E7B4D" w:rsidDel="000B28F9" w:rsidRDefault="000B28F9" w:rsidP="000B28F9">
      <w:pPr>
        <w:rPr>
          <w:del w:id="203" w:author="Siva Rama Varma P" w:date="2023-10-14T09:57:00Z"/>
        </w:rPr>
      </w:pPr>
      <w:ins w:id="204" w:author="Siva Rama Varma P" w:date="2023-10-14T09:56:00Z">
        <w:r>
          <w:t xml:space="preserve">Now, let’s find the interval in which </w:t>
        </w:r>
      </w:ins>
      <w:ins w:id="205" w:author="Siva Rama Varma P" w:date="2023-10-14T09:57:00Z">
        <w:r>
          <w:t xml:space="preserve">the mean ranges for each of the </w:t>
        </w:r>
      </w:ins>
      <w:ins w:id="206" w:author="Siva Rama Varma P" w:date="2023-10-15T10:25:00Z">
        <w:r w:rsidR="00062446">
          <w:t xml:space="preserve">attribute. </w:t>
        </w:r>
      </w:ins>
    </w:p>
    <w:p w14:paraId="19EC7E98" w14:textId="77777777" w:rsidR="004E7B4D" w:rsidRPr="004E7B4D" w:rsidDel="000B28F9" w:rsidRDefault="004E7B4D" w:rsidP="004E7B4D">
      <w:pPr>
        <w:rPr>
          <w:del w:id="207" w:author="Siva Rama Varma P" w:date="2023-10-14T09:57:00Z"/>
        </w:rPr>
      </w:pPr>
    </w:p>
    <w:p w14:paraId="315D1884" w14:textId="11DE10E6" w:rsidR="004E7B4D" w:rsidDel="000B28F9" w:rsidRDefault="004E7B4D">
      <w:pPr>
        <w:rPr>
          <w:del w:id="208" w:author="Siva Rama Varma P" w:date="2023-10-14T09:57:00Z"/>
        </w:rPr>
        <w:pPrChange w:id="209" w:author="Siva Rama Varma P" w:date="2023-10-14T09:56:00Z">
          <w:pPr>
            <w:ind w:firstLine="720"/>
          </w:pPr>
        </w:pPrChange>
      </w:pPr>
      <w:del w:id="210" w:author="Siva Rama Varma P" w:date="2023-10-14T09:56:00Z">
        <w:r w:rsidDel="000B28F9">
          <w:delText>dvsv</w:delText>
        </w:r>
      </w:del>
      <w:ins w:id="211" w:author="Siva Rama Varma P" w:date="2023-10-14T09:57:00Z">
        <w:r w:rsidR="000B28F9">
          <w:t xml:space="preserve">And we cross check it with </w:t>
        </w:r>
      </w:ins>
      <w:ins w:id="212" w:author="Siva Rama Varma P" w:date="2023-10-14T09:58:00Z">
        <w:r w:rsidR="000B28F9">
          <w:t>mean of each attribute.</w:t>
        </w:r>
      </w:ins>
    </w:p>
    <w:p w14:paraId="339EA834" w14:textId="68A7999F" w:rsidR="004E7B4D" w:rsidRDefault="004E7B4D">
      <w:pPr>
        <w:pPrChange w:id="213" w:author="Siva Rama Varma P" w:date="2023-10-14T09:57:00Z">
          <w:pPr>
            <w:ind w:firstLine="720"/>
          </w:pPr>
        </w:pPrChange>
      </w:pPr>
    </w:p>
    <w:p w14:paraId="00BD5496" w14:textId="0FCF8942" w:rsidR="004E7B4D" w:rsidRDefault="004E7B4D" w:rsidP="004E7B4D">
      <w:pPr>
        <w:ind w:firstLine="720"/>
      </w:pPr>
      <w:r w:rsidRPr="004E7B4D">
        <w:rPr>
          <w:noProof/>
        </w:rPr>
        <w:drawing>
          <wp:inline distT="0" distB="0" distL="0" distR="0" wp14:anchorId="27D153EA" wp14:editId="248CEE8F">
            <wp:extent cx="1707028" cy="1211685"/>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07028" cy="1211685"/>
                    </a:xfrm>
                    <a:prstGeom prst="rect">
                      <a:avLst/>
                    </a:prstGeom>
                  </pic:spPr>
                </pic:pic>
              </a:graphicData>
            </a:graphic>
          </wp:inline>
        </w:drawing>
      </w:r>
    </w:p>
    <w:p w14:paraId="52B50A87" w14:textId="41FEDCEB" w:rsidR="004E7B4D" w:rsidRDefault="004E7B4D" w:rsidP="00592225">
      <w:r>
        <w:br w:type="textWrapping" w:clear="all"/>
      </w:r>
    </w:p>
    <w:p w14:paraId="696DEFCC" w14:textId="39954970" w:rsidR="004E7B4D" w:rsidRDefault="004E7B4D" w:rsidP="00592225"/>
    <w:p w14:paraId="2324141C" w14:textId="77777777" w:rsidR="004E7B4D" w:rsidRDefault="004E7B4D" w:rsidP="00592225">
      <w:r w:rsidRPr="004E7B4D">
        <w:rPr>
          <w:noProof/>
        </w:rPr>
        <w:drawing>
          <wp:anchor distT="0" distB="0" distL="114300" distR="114300" simplePos="0" relativeHeight="251674624" behindDoc="0" locked="0" layoutInCell="1" allowOverlap="1" wp14:anchorId="3839211A" wp14:editId="72AA7D97">
            <wp:simplePos x="914400" y="5128260"/>
            <wp:positionH relativeFrom="column">
              <wp:align>left</wp:align>
            </wp:positionH>
            <wp:positionV relativeFrom="paragraph">
              <wp:align>top</wp:align>
            </wp:positionV>
            <wp:extent cx="2999105" cy="358965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99105" cy="3589655"/>
                    </a:xfrm>
                    <a:prstGeom prst="rect">
                      <a:avLst/>
                    </a:prstGeom>
                  </pic:spPr>
                </pic:pic>
              </a:graphicData>
            </a:graphic>
          </wp:anchor>
        </w:drawing>
      </w:r>
    </w:p>
    <w:p w14:paraId="3B2D410E" w14:textId="77777777" w:rsidR="000B28F9" w:rsidRDefault="000B28F9" w:rsidP="004E7B4D">
      <w:pPr>
        <w:rPr>
          <w:ins w:id="214" w:author="Siva Rama Varma P" w:date="2023-10-14T09:58:00Z"/>
        </w:rPr>
      </w:pPr>
    </w:p>
    <w:p w14:paraId="1DB6D96B" w14:textId="52AB59D4" w:rsidR="004E7B4D" w:rsidRPr="004E7B4D" w:rsidRDefault="000B28F9" w:rsidP="004E7B4D">
      <w:ins w:id="215" w:author="Siva Rama Varma P" w:date="2023-10-14T09:58:00Z">
        <w:r>
          <w:t>Now, let’s find the interval in which the variance ranges for each of the attribute and display the chi square values (lowe</w:t>
        </w:r>
      </w:ins>
      <w:ins w:id="216" w:author="Siva Rama Varma P" w:date="2023-10-14T09:59:00Z">
        <w:r>
          <w:t>r &amp; upper)</w:t>
        </w:r>
      </w:ins>
      <w:ins w:id="217" w:author="Siva Rama Varma P" w:date="2023-10-14T09:58:00Z">
        <w:r>
          <w:t xml:space="preserve">. And we cross check it with </w:t>
        </w:r>
      </w:ins>
      <w:ins w:id="218" w:author="Siva Rama Varma P" w:date="2023-10-14T09:59:00Z">
        <w:r>
          <w:t>variance</w:t>
        </w:r>
      </w:ins>
      <w:ins w:id="219" w:author="Siva Rama Varma P" w:date="2023-10-14T09:58:00Z">
        <w:r>
          <w:t xml:space="preserve"> of each attribute.</w:t>
        </w:r>
      </w:ins>
    </w:p>
    <w:p w14:paraId="7722DC5B" w14:textId="77777777" w:rsidR="004E7B4D" w:rsidRPr="004E7B4D" w:rsidDel="000B28F9" w:rsidRDefault="004E7B4D" w:rsidP="004E7B4D">
      <w:pPr>
        <w:rPr>
          <w:del w:id="220" w:author="Siva Rama Varma P" w:date="2023-10-14T09:58:00Z"/>
        </w:rPr>
      </w:pPr>
    </w:p>
    <w:p w14:paraId="5264D339" w14:textId="77777777" w:rsidR="004E7B4D" w:rsidRDefault="004E7B4D" w:rsidP="00592225"/>
    <w:p w14:paraId="2F2F2FD8" w14:textId="3E38B136" w:rsidR="004E7B4D" w:rsidRDefault="004E7B4D" w:rsidP="004E7B4D">
      <w:pPr>
        <w:tabs>
          <w:tab w:val="center" w:pos="2061"/>
        </w:tabs>
      </w:pPr>
      <w:r>
        <w:tab/>
      </w:r>
      <w:r>
        <w:tab/>
      </w:r>
      <w:r w:rsidRPr="004E7B4D">
        <w:rPr>
          <w:noProof/>
        </w:rPr>
        <w:drawing>
          <wp:inline distT="0" distB="0" distL="0" distR="0" wp14:anchorId="79D79BF0" wp14:editId="5F864CAF">
            <wp:extent cx="1745131" cy="1204064"/>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45131" cy="1204064"/>
                    </a:xfrm>
                    <a:prstGeom prst="rect">
                      <a:avLst/>
                    </a:prstGeom>
                  </pic:spPr>
                </pic:pic>
              </a:graphicData>
            </a:graphic>
          </wp:inline>
        </w:drawing>
      </w:r>
      <w:r>
        <w:br w:type="textWrapping" w:clear="all"/>
      </w:r>
    </w:p>
    <w:p w14:paraId="1FF34414" w14:textId="02CD8CC6" w:rsidR="004E7B4D" w:rsidRDefault="004E7B4D" w:rsidP="004E7B4D">
      <w:pPr>
        <w:tabs>
          <w:tab w:val="center" w:pos="2061"/>
        </w:tabs>
      </w:pPr>
    </w:p>
    <w:p w14:paraId="229E2767" w14:textId="285A58FD" w:rsidR="00DB53AE" w:rsidRDefault="00DB53AE" w:rsidP="004E7B4D">
      <w:pPr>
        <w:tabs>
          <w:tab w:val="center" w:pos="2061"/>
        </w:tabs>
      </w:pPr>
    </w:p>
    <w:p w14:paraId="2D149FBA" w14:textId="0B4076CB" w:rsidR="00DB53AE" w:rsidRDefault="00DB53AE" w:rsidP="004E7B4D">
      <w:pPr>
        <w:tabs>
          <w:tab w:val="center" w:pos="2061"/>
        </w:tabs>
      </w:pPr>
    </w:p>
    <w:p w14:paraId="431A0384" w14:textId="5805BA84" w:rsidR="00DB53AE" w:rsidRDefault="00DB53AE" w:rsidP="004E7B4D">
      <w:pPr>
        <w:tabs>
          <w:tab w:val="center" w:pos="2061"/>
        </w:tabs>
      </w:pPr>
    </w:p>
    <w:p w14:paraId="6ED13271" w14:textId="3E1586CE" w:rsidR="00DB53AE" w:rsidRDefault="00DB53AE" w:rsidP="004E7B4D">
      <w:pPr>
        <w:tabs>
          <w:tab w:val="center" w:pos="2061"/>
        </w:tabs>
      </w:pPr>
    </w:p>
    <w:p w14:paraId="0149101A" w14:textId="77777777" w:rsidR="00E20656" w:rsidRDefault="00E20656" w:rsidP="004E7B4D">
      <w:pPr>
        <w:tabs>
          <w:tab w:val="center" w:pos="2061"/>
        </w:tabs>
        <w:rPr>
          <w:ins w:id="221" w:author="Siva Rama Varma P" w:date="2023-10-15T11:01:00Z"/>
        </w:rPr>
      </w:pPr>
    </w:p>
    <w:p w14:paraId="25D4A43B" w14:textId="698DD59E" w:rsidR="00DB53AE" w:rsidRDefault="00DB53AE" w:rsidP="004E7B4D">
      <w:pPr>
        <w:tabs>
          <w:tab w:val="center" w:pos="2061"/>
        </w:tabs>
      </w:pPr>
      <w:r w:rsidRPr="00DB53AE">
        <w:rPr>
          <w:noProof/>
        </w:rPr>
        <w:drawing>
          <wp:anchor distT="0" distB="0" distL="114300" distR="114300" simplePos="0" relativeHeight="251675648" behindDoc="0" locked="0" layoutInCell="1" allowOverlap="1" wp14:anchorId="6990ED5A" wp14:editId="45422103">
            <wp:simplePos x="0" y="0"/>
            <wp:positionH relativeFrom="column">
              <wp:posOffset>-9525</wp:posOffset>
            </wp:positionH>
            <wp:positionV relativeFrom="paragraph">
              <wp:posOffset>285115</wp:posOffset>
            </wp:positionV>
            <wp:extent cx="1495425" cy="226695"/>
            <wp:effectExtent l="0" t="0" r="952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95425" cy="226695"/>
                    </a:xfrm>
                    <a:prstGeom prst="rect">
                      <a:avLst/>
                    </a:prstGeom>
                  </pic:spPr>
                </pic:pic>
              </a:graphicData>
            </a:graphic>
          </wp:anchor>
        </w:drawing>
      </w:r>
      <w:r>
        <w:t xml:space="preserve">Now, let’s write a function for the following </w:t>
      </w:r>
      <w:r w:rsidRPr="005A6486">
        <w:rPr>
          <w:b/>
          <w:bCs/>
          <w:i/>
          <w:iCs/>
          <w:rPrChange w:id="222" w:author="Siva Rama Varma P" w:date="2023-10-15T11:16:00Z">
            <w:rPr/>
          </w:rPrChange>
        </w:rPr>
        <w:t>testing hypothesis</w:t>
      </w:r>
      <w:r>
        <w:t>:</w:t>
      </w:r>
    </w:p>
    <w:p w14:paraId="5C1EA44D" w14:textId="14F93913" w:rsidR="00DB53AE" w:rsidRDefault="00DB53AE" w:rsidP="00DB53AE">
      <w:pPr>
        <w:tabs>
          <w:tab w:val="left" w:pos="2061"/>
        </w:tabs>
      </w:pPr>
      <w:r>
        <w:tab/>
      </w:r>
      <w:r>
        <w:tab/>
      </w:r>
      <w:r>
        <w:tab/>
      </w:r>
      <w:r>
        <w:br w:type="textWrapping" w:clear="all"/>
      </w:r>
    </w:p>
    <w:p w14:paraId="5D73CE9D" w14:textId="77777777" w:rsidR="00DB53AE" w:rsidRDefault="00DB53AE" w:rsidP="00DB53AE">
      <w:pPr>
        <w:tabs>
          <w:tab w:val="left" w:pos="2061"/>
        </w:tabs>
      </w:pPr>
      <w:r w:rsidRPr="00DB53AE">
        <w:rPr>
          <w:noProof/>
        </w:rPr>
        <w:drawing>
          <wp:anchor distT="0" distB="0" distL="114300" distR="114300" simplePos="0" relativeHeight="251676672" behindDoc="0" locked="0" layoutInCell="1" allowOverlap="1" wp14:anchorId="2B3E4D13" wp14:editId="2324C4D3">
            <wp:simplePos x="914400" y="2287905"/>
            <wp:positionH relativeFrom="column">
              <wp:align>left</wp:align>
            </wp:positionH>
            <wp:positionV relativeFrom="paragraph">
              <wp:align>top</wp:align>
            </wp:positionV>
            <wp:extent cx="3739515" cy="22174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258"/>
                    <a:stretch/>
                  </pic:blipFill>
                  <pic:spPr bwMode="auto">
                    <a:xfrm>
                      <a:off x="0" y="0"/>
                      <a:ext cx="3739515" cy="2217420"/>
                    </a:xfrm>
                    <a:prstGeom prst="rect">
                      <a:avLst/>
                    </a:prstGeom>
                    <a:ln>
                      <a:noFill/>
                    </a:ln>
                    <a:extLst>
                      <a:ext uri="{53640926-AAD7-44D8-BBD7-CCE9431645EC}">
                        <a14:shadowObscured xmlns:a14="http://schemas.microsoft.com/office/drawing/2010/main"/>
                      </a:ext>
                    </a:extLst>
                  </pic:spPr>
                </pic:pic>
              </a:graphicData>
            </a:graphic>
          </wp:anchor>
        </w:drawing>
      </w:r>
    </w:p>
    <w:p w14:paraId="7031CF54" w14:textId="77777777" w:rsidR="00DB53AE" w:rsidRDefault="00DB53AE" w:rsidP="00DB53AE">
      <w:pPr>
        <w:tabs>
          <w:tab w:val="left" w:pos="2061"/>
        </w:tabs>
      </w:pPr>
    </w:p>
    <w:p w14:paraId="380F3E3B" w14:textId="1E261F7A" w:rsidR="00DB53AE" w:rsidRDefault="00DB53AE" w:rsidP="00DB53AE">
      <w:pPr>
        <w:tabs>
          <w:tab w:val="left" w:pos="2061"/>
        </w:tabs>
      </w:pPr>
      <w:r>
        <w:t xml:space="preserve">This function takes the array as the input where we will pass the values of an attribute with level of significance alpha and with </w:t>
      </w:r>
      <w:r w:rsidRPr="00DB53AE">
        <w:t>µ0</w:t>
      </w:r>
      <w:r>
        <w:br w:type="textWrapping" w:clear="all"/>
      </w:r>
    </w:p>
    <w:p w14:paraId="62C28260" w14:textId="0F3A99F0" w:rsidR="00DB53AE" w:rsidRDefault="00DB53AE" w:rsidP="004E7B4D">
      <w:pPr>
        <w:tabs>
          <w:tab w:val="center" w:pos="2061"/>
        </w:tabs>
      </w:pPr>
      <w:r>
        <w:t>Now, let’s perform testing hypothesis for the following:</w:t>
      </w:r>
    </w:p>
    <w:p w14:paraId="73770371" w14:textId="71BC4880" w:rsidR="00DB53AE" w:rsidRDefault="00DB53AE" w:rsidP="004E7B4D">
      <w:pPr>
        <w:tabs>
          <w:tab w:val="center" w:pos="2061"/>
        </w:tabs>
      </w:pPr>
      <w:r w:rsidRPr="00DB53AE">
        <w:rPr>
          <w:noProof/>
        </w:rPr>
        <w:drawing>
          <wp:inline distT="0" distB="0" distL="0" distR="0" wp14:anchorId="5F365820" wp14:editId="53DCDEC0">
            <wp:extent cx="2424941" cy="6313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5367" cy="634025"/>
                    </a:xfrm>
                    <a:prstGeom prst="rect">
                      <a:avLst/>
                    </a:prstGeom>
                  </pic:spPr>
                </pic:pic>
              </a:graphicData>
            </a:graphic>
          </wp:inline>
        </w:drawing>
      </w:r>
      <w:r w:rsidRPr="00DB53AE">
        <w:rPr>
          <w:noProof/>
        </w:rPr>
        <w:drawing>
          <wp:anchor distT="0" distB="0" distL="114300" distR="114300" simplePos="0" relativeHeight="251677696" behindDoc="0" locked="0" layoutInCell="1" allowOverlap="1" wp14:anchorId="7321523D" wp14:editId="3E36C4B7">
            <wp:simplePos x="914400" y="5069205"/>
            <wp:positionH relativeFrom="column">
              <wp:align>left</wp:align>
            </wp:positionH>
            <wp:positionV relativeFrom="paragraph">
              <wp:align>top</wp:align>
            </wp:positionV>
            <wp:extent cx="2714625" cy="616585"/>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14625" cy="616585"/>
                    </a:xfrm>
                    <a:prstGeom prst="rect">
                      <a:avLst/>
                    </a:prstGeom>
                  </pic:spPr>
                </pic:pic>
              </a:graphicData>
            </a:graphic>
          </wp:anchor>
        </w:drawing>
      </w:r>
    </w:p>
    <w:p w14:paraId="064A77E5" w14:textId="2C94F864" w:rsidR="004E7B4D" w:rsidRDefault="00DB53AE" w:rsidP="004E7B4D">
      <w:pPr>
        <w:tabs>
          <w:tab w:val="center" w:pos="2061"/>
        </w:tabs>
      </w:pPr>
      <w:r>
        <w:br w:type="textWrapping" w:clear="all"/>
      </w:r>
      <w:r w:rsidRPr="00DB53AE">
        <w:rPr>
          <w:noProof/>
        </w:rPr>
        <w:drawing>
          <wp:inline distT="0" distB="0" distL="0" distR="0" wp14:anchorId="470B3CF1" wp14:editId="41BF06D7">
            <wp:extent cx="2695575" cy="71449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6634" cy="720072"/>
                    </a:xfrm>
                    <a:prstGeom prst="rect">
                      <a:avLst/>
                    </a:prstGeom>
                  </pic:spPr>
                </pic:pic>
              </a:graphicData>
            </a:graphic>
          </wp:inline>
        </w:drawing>
      </w:r>
      <w:r>
        <w:t xml:space="preserve">     </w:t>
      </w:r>
      <w:r w:rsidRPr="00DB53AE">
        <w:rPr>
          <w:noProof/>
        </w:rPr>
        <w:drawing>
          <wp:inline distT="0" distB="0" distL="0" distR="0" wp14:anchorId="553187E8" wp14:editId="6837C165">
            <wp:extent cx="2686050" cy="717150"/>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6365" cy="719904"/>
                    </a:xfrm>
                    <a:prstGeom prst="rect">
                      <a:avLst/>
                    </a:prstGeom>
                  </pic:spPr>
                </pic:pic>
              </a:graphicData>
            </a:graphic>
          </wp:inline>
        </w:drawing>
      </w:r>
    </w:p>
    <w:p w14:paraId="6A09EE51" w14:textId="027A1AD9" w:rsidR="00DB53AE" w:rsidRDefault="00DB53AE" w:rsidP="004E7B4D">
      <w:pPr>
        <w:tabs>
          <w:tab w:val="center" w:pos="2061"/>
        </w:tabs>
      </w:pPr>
    </w:p>
    <w:p w14:paraId="2164BB8B" w14:textId="18EB2162" w:rsidR="00DB53AE" w:rsidRDefault="00DB53AE" w:rsidP="004E7B4D">
      <w:pPr>
        <w:tabs>
          <w:tab w:val="center" w:pos="2061"/>
        </w:tabs>
      </w:pPr>
      <w:r w:rsidRPr="00DB53AE">
        <w:rPr>
          <w:noProof/>
        </w:rPr>
        <w:drawing>
          <wp:inline distT="0" distB="0" distL="0" distR="0" wp14:anchorId="239BCA31" wp14:editId="78344B74">
            <wp:extent cx="2686050" cy="70125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5947" cy="706448"/>
                    </a:xfrm>
                    <a:prstGeom prst="rect">
                      <a:avLst/>
                    </a:prstGeom>
                  </pic:spPr>
                </pic:pic>
              </a:graphicData>
            </a:graphic>
          </wp:inline>
        </w:drawing>
      </w:r>
      <w:r>
        <w:t xml:space="preserve">     </w:t>
      </w:r>
      <w:r w:rsidRPr="00DB53AE">
        <w:rPr>
          <w:noProof/>
        </w:rPr>
        <w:drawing>
          <wp:inline distT="0" distB="0" distL="0" distR="0" wp14:anchorId="71895300" wp14:editId="56BC41F7">
            <wp:extent cx="2581275" cy="6940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2362" cy="699746"/>
                    </a:xfrm>
                    <a:prstGeom prst="rect">
                      <a:avLst/>
                    </a:prstGeom>
                  </pic:spPr>
                </pic:pic>
              </a:graphicData>
            </a:graphic>
          </wp:inline>
        </w:drawing>
      </w:r>
    </w:p>
    <w:p w14:paraId="0F6C786F" w14:textId="292835F4" w:rsidR="00DB53AE" w:rsidRDefault="00DB53AE" w:rsidP="004E7B4D">
      <w:pPr>
        <w:tabs>
          <w:tab w:val="center" w:pos="2061"/>
        </w:tabs>
      </w:pPr>
    </w:p>
    <w:p w14:paraId="06AA881E" w14:textId="3308F758" w:rsidR="00DB53AE" w:rsidRDefault="00DB53AE" w:rsidP="004E7B4D">
      <w:pPr>
        <w:tabs>
          <w:tab w:val="center" w:pos="2061"/>
        </w:tabs>
      </w:pPr>
      <w:r w:rsidRPr="00DB53AE">
        <w:rPr>
          <w:noProof/>
        </w:rPr>
        <w:drawing>
          <wp:inline distT="0" distB="0" distL="0" distR="0" wp14:anchorId="2DFF6E1B" wp14:editId="6B5F4ACD">
            <wp:extent cx="2628791" cy="75184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075" r="1"/>
                    <a:stretch/>
                  </pic:blipFill>
                  <pic:spPr bwMode="auto">
                    <a:xfrm>
                      <a:off x="0" y="0"/>
                      <a:ext cx="2639354" cy="754861"/>
                    </a:xfrm>
                    <a:prstGeom prst="rect">
                      <a:avLst/>
                    </a:prstGeom>
                    <a:ln>
                      <a:noFill/>
                    </a:ln>
                    <a:extLst>
                      <a:ext uri="{53640926-AAD7-44D8-BBD7-CCE9431645EC}">
                        <a14:shadowObscured xmlns:a14="http://schemas.microsoft.com/office/drawing/2010/main"/>
                      </a:ext>
                    </a:extLst>
                  </pic:spPr>
                </pic:pic>
              </a:graphicData>
            </a:graphic>
          </wp:inline>
        </w:drawing>
      </w:r>
      <w:r w:rsidR="00F63472">
        <w:t xml:space="preserve">       </w:t>
      </w:r>
      <w:r w:rsidR="00F63472" w:rsidRPr="00F63472">
        <w:rPr>
          <w:noProof/>
        </w:rPr>
        <w:drawing>
          <wp:inline distT="0" distB="0" distL="0" distR="0" wp14:anchorId="423AABA9" wp14:editId="71169BF9">
            <wp:extent cx="2566988" cy="733425"/>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6647" cy="739042"/>
                    </a:xfrm>
                    <a:prstGeom prst="rect">
                      <a:avLst/>
                    </a:prstGeom>
                  </pic:spPr>
                </pic:pic>
              </a:graphicData>
            </a:graphic>
          </wp:inline>
        </w:drawing>
      </w:r>
    </w:p>
    <w:p w14:paraId="2B363D00" w14:textId="10E1980A" w:rsidR="004E7B4D" w:rsidRDefault="004E7B4D" w:rsidP="004E7B4D">
      <w:pPr>
        <w:tabs>
          <w:tab w:val="center" w:pos="2061"/>
        </w:tabs>
      </w:pPr>
    </w:p>
    <w:p w14:paraId="4E3A76FD" w14:textId="2DF4C592" w:rsidR="004E7B4D" w:rsidRDefault="004E7B4D" w:rsidP="004E7B4D">
      <w:pPr>
        <w:tabs>
          <w:tab w:val="center" w:pos="2061"/>
        </w:tabs>
      </w:pPr>
    </w:p>
    <w:p w14:paraId="27993181" w14:textId="667BFD20" w:rsidR="004E7B4D" w:rsidRDefault="004E7B4D" w:rsidP="004E7B4D">
      <w:pPr>
        <w:tabs>
          <w:tab w:val="center" w:pos="2061"/>
        </w:tabs>
      </w:pPr>
    </w:p>
    <w:p w14:paraId="3DAA9715" w14:textId="5472CE07" w:rsidR="00A7331A" w:rsidDel="005A6486" w:rsidRDefault="00A7331A" w:rsidP="004E7B4D">
      <w:pPr>
        <w:tabs>
          <w:tab w:val="center" w:pos="2061"/>
        </w:tabs>
        <w:rPr>
          <w:del w:id="223" w:author="Siva Rama Varma P" w:date="2023-10-15T11:14:00Z"/>
        </w:rPr>
      </w:pPr>
    </w:p>
    <w:p w14:paraId="55B706D4" w14:textId="77777777" w:rsidR="00E20656" w:rsidRDefault="00E20656" w:rsidP="00A7331A">
      <w:pPr>
        <w:tabs>
          <w:tab w:val="center" w:pos="2061"/>
        </w:tabs>
        <w:rPr>
          <w:ins w:id="224" w:author="Siva Rama Varma P" w:date="2023-10-15T11:01:00Z"/>
        </w:rPr>
      </w:pPr>
    </w:p>
    <w:p w14:paraId="46B34B6A" w14:textId="2A172A1B" w:rsidR="00A7331A" w:rsidRDefault="00A7331A" w:rsidP="00A7331A">
      <w:pPr>
        <w:tabs>
          <w:tab w:val="center" w:pos="2061"/>
        </w:tabs>
      </w:pPr>
      <w:r>
        <w:t xml:space="preserve">Now, let’s write a function for the following </w:t>
      </w:r>
      <w:r w:rsidRPr="005A6486">
        <w:rPr>
          <w:b/>
          <w:bCs/>
          <w:i/>
          <w:iCs/>
          <w:rPrChange w:id="225" w:author="Siva Rama Varma P" w:date="2023-10-15T11:16:00Z">
            <w:rPr/>
          </w:rPrChange>
        </w:rPr>
        <w:t>testing hypothesis</w:t>
      </w:r>
      <w:r>
        <w:t>:</w:t>
      </w:r>
    </w:p>
    <w:p w14:paraId="0EE2EC73" w14:textId="014B912F" w:rsidR="00A7331A" w:rsidRDefault="00A7331A" w:rsidP="00A7331A">
      <w:pPr>
        <w:tabs>
          <w:tab w:val="center" w:pos="2061"/>
        </w:tabs>
      </w:pPr>
      <w:r w:rsidRPr="00A7331A">
        <w:rPr>
          <w:noProof/>
        </w:rPr>
        <w:drawing>
          <wp:inline distT="0" distB="0" distL="0" distR="0" wp14:anchorId="4B0D6F99" wp14:editId="5D7F0AE9">
            <wp:extent cx="2156647" cy="2667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56647" cy="266723"/>
                    </a:xfrm>
                    <a:prstGeom prst="rect">
                      <a:avLst/>
                    </a:prstGeom>
                  </pic:spPr>
                </pic:pic>
              </a:graphicData>
            </a:graphic>
          </wp:inline>
        </w:drawing>
      </w:r>
    </w:p>
    <w:p w14:paraId="1311C64B" w14:textId="6672470B" w:rsidR="00A7331A" w:rsidRDefault="00AC4BD9" w:rsidP="00A7331A">
      <w:pPr>
        <w:tabs>
          <w:tab w:val="center" w:pos="2061"/>
        </w:tabs>
      </w:pPr>
      <w:r w:rsidRPr="00AC4BD9">
        <w:rPr>
          <w:noProof/>
        </w:rPr>
        <w:drawing>
          <wp:anchor distT="0" distB="0" distL="114300" distR="114300" simplePos="0" relativeHeight="251678720" behindDoc="0" locked="0" layoutInCell="1" allowOverlap="1" wp14:anchorId="3BD55232" wp14:editId="491C7159">
            <wp:simplePos x="0" y="0"/>
            <wp:positionH relativeFrom="margin">
              <wp:align>left</wp:align>
            </wp:positionH>
            <wp:positionV relativeFrom="paragraph">
              <wp:posOffset>287020</wp:posOffset>
            </wp:positionV>
            <wp:extent cx="3731260" cy="2057400"/>
            <wp:effectExtent l="0" t="0" r="254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731260" cy="2057400"/>
                    </a:xfrm>
                    <a:prstGeom prst="rect">
                      <a:avLst/>
                    </a:prstGeom>
                  </pic:spPr>
                </pic:pic>
              </a:graphicData>
            </a:graphic>
            <wp14:sizeRelH relativeFrom="margin">
              <wp14:pctWidth>0</wp14:pctWidth>
            </wp14:sizeRelH>
            <wp14:sizeRelV relativeFrom="margin">
              <wp14:pctHeight>0</wp14:pctHeight>
            </wp14:sizeRelV>
          </wp:anchor>
        </w:drawing>
      </w:r>
    </w:p>
    <w:p w14:paraId="4244DF90" w14:textId="211CBC58" w:rsidR="00AC4BD9" w:rsidRDefault="00AC4BD9" w:rsidP="004E7B4D">
      <w:pPr>
        <w:tabs>
          <w:tab w:val="center" w:pos="2061"/>
        </w:tabs>
      </w:pPr>
    </w:p>
    <w:p w14:paraId="63332871" w14:textId="77777777" w:rsidR="00AC4BD9" w:rsidRDefault="00AC4BD9" w:rsidP="00AC4BD9">
      <w:pPr>
        <w:tabs>
          <w:tab w:val="center" w:pos="2061"/>
        </w:tabs>
      </w:pPr>
    </w:p>
    <w:p w14:paraId="56E63C96" w14:textId="2F838286" w:rsidR="00AC4BD9" w:rsidRDefault="00AC4BD9" w:rsidP="00AC4BD9">
      <w:pPr>
        <w:tabs>
          <w:tab w:val="center" w:pos="2061"/>
        </w:tabs>
      </w:pPr>
      <w:r>
        <w:t xml:space="preserve">This function takes the array as the input where we will pass the values of an attribute with level of significance alpha and with </w:t>
      </w:r>
      <w:r w:rsidRPr="00AC4BD9">
        <w:t>σ</w:t>
      </w:r>
      <w:r w:rsidRPr="00DB53AE">
        <w:t>0</w:t>
      </w:r>
    </w:p>
    <w:p w14:paraId="293C5087" w14:textId="0D55E8B4" w:rsidR="00AC4BD9" w:rsidRDefault="00AC4BD9" w:rsidP="00AC4BD9">
      <w:pPr>
        <w:tabs>
          <w:tab w:val="center" w:pos="2061"/>
        </w:tabs>
      </w:pPr>
      <w:r>
        <w:br w:type="textWrapping" w:clear="all"/>
      </w:r>
    </w:p>
    <w:p w14:paraId="7D8B9BD1" w14:textId="33CCEA01" w:rsidR="00AC4BD9" w:rsidRDefault="00AC4BD9" w:rsidP="00AC4BD9">
      <w:pPr>
        <w:tabs>
          <w:tab w:val="center" w:pos="2061"/>
        </w:tabs>
      </w:pPr>
      <w:r>
        <w:t>Now, let’s perform testing hypothesis for the following:</w:t>
      </w:r>
    </w:p>
    <w:p w14:paraId="5739ED12" w14:textId="209810B2" w:rsidR="00AC4BD9" w:rsidRDefault="00AC4BD9" w:rsidP="00AC4BD9">
      <w:pPr>
        <w:tabs>
          <w:tab w:val="center" w:pos="2061"/>
        </w:tabs>
      </w:pPr>
      <w:r w:rsidRPr="00AC4BD9">
        <w:rPr>
          <w:noProof/>
        </w:rPr>
        <w:drawing>
          <wp:inline distT="0" distB="0" distL="0" distR="0" wp14:anchorId="04C53610" wp14:editId="1CB7BC89">
            <wp:extent cx="3894157" cy="38712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94157" cy="3871295"/>
                    </a:xfrm>
                    <a:prstGeom prst="rect">
                      <a:avLst/>
                    </a:prstGeom>
                  </pic:spPr>
                </pic:pic>
              </a:graphicData>
            </a:graphic>
          </wp:inline>
        </w:drawing>
      </w:r>
    </w:p>
    <w:p w14:paraId="231569D6" w14:textId="5DDC0C52" w:rsidR="00AC4BD9" w:rsidRPr="00FA4739" w:rsidRDefault="00AC4BD9" w:rsidP="00AC4BD9">
      <w:pPr>
        <w:tabs>
          <w:tab w:val="center" w:pos="1528"/>
        </w:tabs>
      </w:pPr>
    </w:p>
    <w:sectPr w:rsidR="00AC4BD9" w:rsidRPr="00FA47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va Rama Varma P">
    <w15:presenceInfo w15:providerId="None" w15:userId="Siva Rama Varma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trackRevisions/>
  <w:documentProtection w:edit="trackedChanges" w:enforcement="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049"/>
    <w:rsid w:val="00062446"/>
    <w:rsid w:val="000B28F9"/>
    <w:rsid w:val="001A549D"/>
    <w:rsid w:val="001D3397"/>
    <w:rsid w:val="002E3320"/>
    <w:rsid w:val="00305682"/>
    <w:rsid w:val="00366ABF"/>
    <w:rsid w:val="003D33C2"/>
    <w:rsid w:val="004424A5"/>
    <w:rsid w:val="00443D2B"/>
    <w:rsid w:val="00462770"/>
    <w:rsid w:val="00485C5B"/>
    <w:rsid w:val="00492926"/>
    <w:rsid w:val="004D17CE"/>
    <w:rsid w:val="004E7B4D"/>
    <w:rsid w:val="00513F66"/>
    <w:rsid w:val="00592225"/>
    <w:rsid w:val="005A6486"/>
    <w:rsid w:val="00673846"/>
    <w:rsid w:val="006E13B3"/>
    <w:rsid w:val="006F7B5D"/>
    <w:rsid w:val="00712551"/>
    <w:rsid w:val="00763632"/>
    <w:rsid w:val="00795223"/>
    <w:rsid w:val="008B7D3E"/>
    <w:rsid w:val="00A7331A"/>
    <w:rsid w:val="00AC4BD9"/>
    <w:rsid w:val="00AC7E80"/>
    <w:rsid w:val="00AF7085"/>
    <w:rsid w:val="00B6223F"/>
    <w:rsid w:val="00C62453"/>
    <w:rsid w:val="00C6465E"/>
    <w:rsid w:val="00C83C8D"/>
    <w:rsid w:val="00CA2945"/>
    <w:rsid w:val="00D844A0"/>
    <w:rsid w:val="00DA585B"/>
    <w:rsid w:val="00DB53AE"/>
    <w:rsid w:val="00DC6049"/>
    <w:rsid w:val="00E20656"/>
    <w:rsid w:val="00E62867"/>
    <w:rsid w:val="00F566F5"/>
    <w:rsid w:val="00F63472"/>
    <w:rsid w:val="00F8234D"/>
    <w:rsid w:val="00FA4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8F0E4"/>
  <w15:chartTrackingRefBased/>
  <w15:docId w15:val="{FE93B49E-667D-4AD7-8901-9EF5FCB6F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8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0B28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2133">
      <w:bodyDiv w:val="1"/>
      <w:marLeft w:val="0"/>
      <w:marRight w:val="0"/>
      <w:marTop w:val="0"/>
      <w:marBottom w:val="0"/>
      <w:divBdr>
        <w:top w:val="none" w:sz="0" w:space="0" w:color="auto"/>
        <w:left w:val="none" w:sz="0" w:space="0" w:color="auto"/>
        <w:bottom w:val="none" w:sz="0" w:space="0" w:color="auto"/>
        <w:right w:val="none" w:sz="0" w:space="0" w:color="auto"/>
      </w:divBdr>
      <w:divsChild>
        <w:div w:id="615134435">
          <w:marLeft w:val="0"/>
          <w:marRight w:val="0"/>
          <w:marTop w:val="0"/>
          <w:marBottom w:val="0"/>
          <w:divBdr>
            <w:top w:val="none" w:sz="0" w:space="0" w:color="auto"/>
            <w:left w:val="none" w:sz="0" w:space="0" w:color="auto"/>
            <w:bottom w:val="none" w:sz="0" w:space="0" w:color="auto"/>
            <w:right w:val="none" w:sz="0" w:space="0" w:color="auto"/>
          </w:divBdr>
          <w:divsChild>
            <w:div w:id="42364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8078">
      <w:bodyDiv w:val="1"/>
      <w:marLeft w:val="0"/>
      <w:marRight w:val="0"/>
      <w:marTop w:val="0"/>
      <w:marBottom w:val="0"/>
      <w:divBdr>
        <w:top w:val="none" w:sz="0" w:space="0" w:color="auto"/>
        <w:left w:val="none" w:sz="0" w:space="0" w:color="auto"/>
        <w:bottom w:val="none" w:sz="0" w:space="0" w:color="auto"/>
        <w:right w:val="none" w:sz="0" w:space="0" w:color="auto"/>
      </w:divBdr>
      <w:divsChild>
        <w:div w:id="1378361454">
          <w:marLeft w:val="0"/>
          <w:marRight w:val="0"/>
          <w:marTop w:val="0"/>
          <w:marBottom w:val="0"/>
          <w:divBdr>
            <w:top w:val="none" w:sz="0" w:space="0" w:color="auto"/>
            <w:left w:val="none" w:sz="0" w:space="0" w:color="auto"/>
            <w:bottom w:val="none" w:sz="0" w:space="0" w:color="auto"/>
            <w:right w:val="none" w:sz="0" w:space="0" w:color="auto"/>
          </w:divBdr>
          <w:divsChild>
            <w:div w:id="20332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0970">
      <w:bodyDiv w:val="1"/>
      <w:marLeft w:val="0"/>
      <w:marRight w:val="0"/>
      <w:marTop w:val="0"/>
      <w:marBottom w:val="0"/>
      <w:divBdr>
        <w:top w:val="none" w:sz="0" w:space="0" w:color="auto"/>
        <w:left w:val="none" w:sz="0" w:space="0" w:color="auto"/>
        <w:bottom w:val="none" w:sz="0" w:space="0" w:color="auto"/>
        <w:right w:val="none" w:sz="0" w:space="0" w:color="auto"/>
      </w:divBdr>
      <w:divsChild>
        <w:div w:id="1032995986">
          <w:marLeft w:val="0"/>
          <w:marRight w:val="0"/>
          <w:marTop w:val="0"/>
          <w:marBottom w:val="0"/>
          <w:divBdr>
            <w:top w:val="none" w:sz="0" w:space="0" w:color="auto"/>
            <w:left w:val="none" w:sz="0" w:space="0" w:color="auto"/>
            <w:bottom w:val="none" w:sz="0" w:space="0" w:color="auto"/>
            <w:right w:val="none" w:sz="0" w:space="0" w:color="auto"/>
          </w:divBdr>
          <w:divsChild>
            <w:div w:id="199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41275">
      <w:bodyDiv w:val="1"/>
      <w:marLeft w:val="0"/>
      <w:marRight w:val="0"/>
      <w:marTop w:val="0"/>
      <w:marBottom w:val="0"/>
      <w:divBdr>
        <w:top w:val="none" w:sz="0" w:space="0" w:color="auto"/>
        <w:left w:val="none" w:sz="0" w:space="0" w:color="auto"/>
        <w:bottom w:val="none" w:sz="0" w:space="0" w:color="auto"/>
        <w:right w:val="none" w:sz="0" w:space="0" w:color="auto"/>
      </w:divBdr>
      <w:divsChild>
        <w:div w:id="501512366">
          <w:marLeft w:val="0"/>
          <w:marRight w:val="0"/>
          <w:marTop w:val="0"/>
          <w:marBottom w:val="0"/>
          <w:divBdr>
            <w:top w:val="none" w:sz="0" w:space="0" w:color="auto"/>
            <w:left w:val="none" w:sz="0" w:space="0" w:color="auto"/>
            <w:bottom w:val="none" w:sz="0" w:space="0" w:color="auto"/>
            <w:right w:val="none" w:sz="0" w:space="0" w:color="auto"/>
          </w:divBdr>
          <w:divsChild>
            <w:div w:id="490413010">
              <w:marLeft w:val="0"/>
              <w:marRight w:val="0"/>
              <w:marTop w:val="0"/>
              <w:marBottom w:val="0"/>
              <w:divBdr>
                <w:top w:val="none" w:sz="0" w:space="0" w:color="auto"/>
                <w:left w:val="none" w:sz="0" w:space="0" w:color="auto"/>
                <w:bottom w:val="none" w:sz="0" w:space="0" w:color="auto"/>
                <w:right w:val="none" w:sz="0" w:space="0" w:color="auto"/>
              </w:divBdr>
            </w:div>
            <w:div w:id="1653018461">
              <w:marLeft w:val="0"/>
              <w:marRight w:val="0"/>
              <w:marTop w:val="0"/>
              <w:marBottom w:val="0"/>
              <w:divBdr>
                <w:top w:val="none" w:sz="0" w:space="0" w:color="auto"/>
                <w:left w:val="none" w:sz="0" w:space="0" w:color="auto"/>
                <w:bottom w:val="none" w:sz="0" w:space="0" w:color="auto"/>
                <w:right w:val="none" w:sz="0" w:space="0" w:color="auto"/>
              </w:divBdr>
            </w:div>
            <w:div w:id="210032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microsoft.com/office/2011/relationships/people" Target="peop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43FBF-A8B8-4E49-8CD3-E73C96CC2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19</Pages>
  <Words>1688</Words>
  <Characters>9623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Rama Varma P</dc:creator>
  <cp:keywords/>
  <dc:description/>
  <cp:lastModifiedBy>Siva Rama Varma P</cp:lastModifiedBy>
  <cp:revision>20</cp:revision>
  <dcterms:created xsi:type="dcterms:W3CDTF">2023-10-12T06:25:00Z</dcterms:created>
  <dcterms:modified xsi:type="dcterms:W3CDTF">2023-10-15T05:46:00Z</dcterms:modified>
</cp:coreProperties>
</file>